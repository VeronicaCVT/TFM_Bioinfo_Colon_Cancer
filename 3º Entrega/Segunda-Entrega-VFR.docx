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5D52ABA">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C039861" w:rsidR="00821D63" w:rsidRPr="00821D63" w:rsidRDefault="00821D63" w:rsidP="00821D63">
      <w:pPr>
        <w:pStyle w:val="NoSpacing"/>
        <w:spacing w:line="276" w:lineRule="auto"/>
        <w:jc w:val="center"/>
        <w:rPr>
          <w:rFonts w:asciiTheme="majorHAnsi" w:hAnsiTheme="majorHAnsi" w:cs="Open Sans"/>
          <w:sz w:val="40"/>
          <w:szCs w:val="28"/>
        </w:rPr>
      </w:pPr>
      <w:r w:rsidRPr="00D85F2E">
        <w:rPr>
          <w:rFonts w:asciiTheme="majorHAnsi" w:hAnsiTheme="majorHAnsi" w:cs="Open Sans"/>
          <w:sz w:val="40"/>
          <w:szCs w:val="28"/>
        </w:rPr>
        <w:t xml:space="preserve">Facultad de </w:t>
      </w:r>
      <w:r w:rsidR="00D85F2E" w:rsidRPr="00D85F2E">
        <w:rPr>
          <w:rFonts w:asciiTheme="majorHAnsi" w:hAnsiTheme="majorHAnsi" w:cs="Open Sans"/>
          <w:sz w:val="40"/>
          <w:szCs w:val="28"/>
        </w:rPr>
        <w:t>Ciencias de la Salud</w:t>
      </w:r>
    </w:p>
    <w:p w14:paraId="62ED148A" w14:textId="32640DEB" w:rsidR="00821D63" w:rsidRDefault="00821D63" w:rsidP="00821D63">
      <w:pPr>
        <w:pStyle w:val="NoSpacing"/>
        <w:spacing w:line="276" w:lineRule="auto"/>
        <w:jc w:val="center"/>
        <w:rPr>
          <w:rFonts w:asciiTheme="minorHAnsi" w:hAnsiTheme="minorHAnsi" w:cs="Tahoma"/>
          <w:sz w:val="40"/>
          <w:szCs w:val="28"/>
        </w:rPr>
      </w:pPr>
    </w:p>
    <w:p w14:paraId="4376B2C2" w14:textId="1FAD4F31" w:rsidR="00FC4A7B" w:rsidRDefault="00FC4A7B" w:rsidP="00821D63">
      <w:pPr>
        <w:pStyle w:val="NoSpacing"/>
        <w:spacing w:line="276" w:lineRule="auto"/>
        <w:jc w:val="center"/>
        <w:rPr>
          <w:rFonts w:asciiTheme="minorHAnsi" w:hAnsiTheme="minorHAnsi" w:cs="Tahoma"/>
          <w:sz w:val="40"/>
          <w:szCs w:val="28"/>
        </w:rPr>
      </w:pPr>
    </w:p>
    <w:p w14:paraId="56C3CC49" w14:textId="30810348" w:rsidR="00FC4A7B" w:rsidRDefault="00FC4A7B" w:rsidP="00821D63">
      <w:pPr>
        <w:pStyle w:val="NoSpacing"/>
        <w:spacing w:line="276" w:lineRule="auto"/>
        <w:jc w:val="center"/>
        <w:rPr>
          <w:rFonts w:asciiTheme="minorHAnsi" w:hAnsiTheme="minorHAnsi" w:cs="Tahoma"/>
          <w:sz w:val="40"/>
          <w:szCs w:val="28"/>
        </w:rPr>
      </w:pPr>
    </w:p>
    <w:p w14:paraId="6067B72C" w14:textId="77777777" w:rsidR="00FC4A7B" w:rsidRDefault="00FC4A7B" w:rsidP="00821D63">
      <w:pPr>
        <w:pStyle w:val="NoSpacing"/>
        <w:spacing w:line="276" w:lineRule="auto"/>
        <w:jc w:val="center"/>
        <w:rPr>
          <w:rFonts w:asciiTheme="minorHAnsi" w:hAnsiTheme="minorHAnsi" w:cs="Tahoma"/>
          <w:sz w:val="40"/>
          <w:szCs w:val="28"/>
        </w:rPr>
      </w:pPr>
    </w:p>
    <w:p w14:paraId="7339873A" w14:textId="4BD4BAAB" w:rsidR="00821D63" w:rsidRPr="00FC4A7B" w:rsidRDefault="00821D63" w:rsidP="00821D63">
      <w:pPr>
        <w:pStyle w:val="NoSpacing"/>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F843DD">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D85F2E">
        <w:rPr>
          <w:rFonts w:asciiTheme="majorHAnsi" w:hAnsiTheme="majorHAnsi" w:cs="Tahoma"/>
          <w:sz w:val="36"/>
          <w:szCs w:val="28"/>
        </w:rPr>
        <w:t>B</w:t>
      </w:r>
      <w:r w:rsidR="004B4D36">
        <w:rPr>
          <w:rFonts w:asciiTheme="majorHAnsi" w:hAnsiTheme="majorHAnsi" w:cs="Tahoma"/>
          <w:sz w:val="36"/>
          <w:szCs w:val="28"/>
        </w:rPr>
        <w:t>ioinformática</w:t>
      </w:r>
    </w:p>
    <w:p w14:paraId="7E4DEE80" w14:textId="32BC08D9" w:rsidR="00821D63" w:rsidRPr="00CA0785" w:rsidRDefault="00CA0785" w:rsidP="00821D63">
      <w:pPr>
        <w:pStyle w:val="NoSpacing"/>
        <w:spacing w:line="276" w:lineRule="auto"/>
        <w:jc w:val="center"/>
        <w:rPr>
          <w:rFonts w:asciiTheme="minorHAnsi" w:hAnsiTheme="minorHAnsi" w:cs="Tahoma"/>
          <w:sz w:val="52"/>
          <w:szCs w:val="28"/>
        </w:rPr>
      </w:pPr>
      <w:commentRangeStart w:id="0"/>
      <w:r w:rsidRPr="00CA0785">
        <w:rPr>
          <w:rFonts w:asciiTheme="minorHAnsi" w:hAnsiTheme="minorHAnsi" w:cs="Tahoma"/>
          <w:color w:val="0098CD"/>
          <w:sz w:val="52"/>
          <w:szCs w:val="28"/>
        </w:rPr>
        <w:t xml:space="preserve">Título del Trabajo </w:t>
      </w:r>
      <w:r w:rsidR="00F843DD">
        <w:rPr>
          <w:rFonts w:asciiTheme="minorHAnsi" w:hAnsiTheme="minorHAnsi" w:cs="Tahoma"/>
          <w:color w:val="0098CD"/>
          <w:sz w:val="52"/>
          <w:szCs w:val="28"/>
        </w:rPr>
        <w:t xml:space="preserve">Fin </w:t>
      </w:r>
      <w:r w:rsidR="00797AFE">
        <w:rPr>
          <w:rFonts w:asciiTheme="minorHAnsi" w:hAnsiTheme="minorHAnsi" w:cs="Tahoma"/>
          <w:color w:val="0098CD"/>
          <w:sz w:val="52"/>
          <w:szCs w:val="28"/>
        </w:rPr>
        <w:t xml:space="preserve">de </w:t>
      </w:r>
      <w:r w:rsidR="00F843DD">
        <w:rPr>
          <w:rFonts w:asciiTheme="minorHAnsi" w:hAnsiTheme="minorHAnsi" w:cs="Tahoma"/>
          <w:color w:val="0098CD"/>
          <w:sz w:val="52"/>
          <w:szCs w:val="28"/>
        </w:rPr>
        <w:t>Estudio</w:t>
      </w:r>
      <w:commentRangeEnd w:id="0"/>
      <w:r w:rsidR="009A45FF" w:rsidRPr="00CA0785">
        <w:rPr>
          <w:rStyle w:val="CommentReference"/>
          <w:rFonts w:asciiTheme="minorHAnsi" w:hAnsiTheme="minorHAnsi" w:cs="Tahoma"/>
          <w:sz w:val="52"/>
          <w:szCs w:val="28"/>
        </w:rPr>
        <w:commentReference w:id="0"/>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6E495F3"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 xml:space="preserve">Trabajo fin de </w:t>
            </w:r>
            <w:r w:rsidR="00F843DD">
              <w:rPr>
                <w:rFonts w:asciiTheme="majorHAnsi" w:hAnsiTheme="majorHAnsi" w:cs="Tahoma"/>
                <w:sz w:val="24"/>
                <w:szCs w:val="28"/>
              </w:rPr>
              <w:t>Estudio</w:t>
            </w:r>
            <w:r w:rsidRPr="00EF3680">
              <w:rPr>
                <w:rFonts w:asciiTheme="majorHAnsi" w:hAnsiTheme="majorHAnsi" w:cs="Tahoma"/>
                <w:sz w:val="24"/>
                <w:szCs w:val="28"/>
              </w:rPr>
              <w:t xml:space="preserve"> presentado por:</w:t>
            </w:r>
          </w:p>
        </w:tc>
        <w:tc>
          <w:tcPr>
            <w:tcW w:w="3830" w:type="dxa"/>
            <w:vAlign w:val="center"/>
          </w:tcPr>
          <w:p w14:paraId="44493B68" w14:textId="236D494E" w:rsidR="001C4EA4" w:rsidRPr="00EF3680" w:rsidRDefault="00EA4496" w:rsidP="000757FF">
            <w:pPr>
              <w:pStyle w:val="NoSpacing"/>
              <w:spacing w:line="276" w:lineRule="auto"/>
              <w:rPr>
                <w:rFonts w:asciiTheme="majorHAnsi" w:hAnsiTheme="majorHAnsi" w:cs="Tahoma"/>
                <w:sz w:val="24"/>
                <w:szCs w:val="28"/>
              </w:rPr>
            </w:pPr>
            <w:r>
              <w:rPr>
                <w:rFonts w:asciiTheme="majorHAnsi" w:hAnsiTheme="majorHAnsi" w:cs="Tahoma"/>
                <w:sz w:val="24"/>
                <w:szCs w:val="28"/>
              </w:rPr>
              <w:t>Verónica Cabeza de Vaca Tocino</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5F8171A1" w:rsidR="001C4EA4" w:rsidRPr="00EF3680" w:rsidRDefault="00EA4496" w:rsidP="000757FF">
            <w:pPr>
              <w:pStyle w:val="NoSpacing"/>
              <w:spacing w:line="276" w:lineRule="auto"/>
              <w:rPr>
                <w:rFonts w:asciiTheme="majorHAnsi" w:hAnsiTheme="majorHAnsi" w:cs="Tahoma"/>
                <w:sz w:val="24"/>
                <w:szCs w:val="28"/>
              </w:rPr>
            </w:pPr>
            <w:r>
              <w:rPr>
                <w:rFonts w:asciiTheme="majorHAnsi" w:hAnsiTheme="majorHAnsi" w:cs="Tahoma"/>
                <w:sz w:val="24"/>
                <w:szCs w:val="28"/>
              </w:rPr>
              <w:t>A</w:t>
            </w:r>
            <w:r w:rsidRPr="00EA4496">
              <w:rPr>
                <w:rFonts w:asciiTheme="majorHAnsi" w:hAnsiTheme="majorHAnsi" w:cs="Tahoma"/>
                <w:sz w:val="24"/>
                <w:szCs w:val="28"/>
              </w:rPr>
              <w:t xml:space="preserve">nálisis de </w:t>
            </w:r>
            <w:r>
              <w:rPr>
                <w:rFonts w:asciiTheme="majorHAnsi" w:hAnsiTheme="majorHAnsi" w:cs="Tahoma"/>
                <w:sz w:val="24"/>
                <w:szCs w:val="28"/>
              </w:rPr>
              <w:t>D</w:t>
            </w:r>
            <w:r w:rsidRPr="00EA4496">
              <w:rPr>
                <w:rFonts w:asciiTheme="majorHAnsi" w:hAnsiTheme="majorHAnsi" w:cs="Tahoma"/>
                <w:sz w:val="24"/>
                <w:szCs w:val="28"/>
              </w:rPr>
              <w:t>atos</w:t>
            </w:r>
            <w:ins w:id="1" w:author="Victor Jesus Fernandez Ramirez" w:date="2026-05-11T19:16:00Z" w16du:dateUtc="2026-05-11T17:16:00Z">
              <w:r w:rsidR="009A45FF">
                <w:rPr>
                  <w:rFonts w:asciiTheme="majorHAnsi" w:hAnsiTheme="majorHAnsi" w:cs="Tahoma"/>
                  <w:sz w:val="24"/>
                  <w:szCs w:val="28"/>
                </w:rPr>
                <w:t xml:space="preserve"> (Tipo III)</w:t>
              </w:r>
            </w:ins>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1FA45F5E" w:rsidR="001C4EA4" w:rsidRPr="00EA4496" w:rsidRDefault="00EA4496" w:rsidP="000757FF">
            <w:pPr>
              <w:pStyle w:val="NoSpacing"/>
              <w:spacing w:line="276" w:lineRule="auto"/>
              <w:rPr>
                <w:rFonts w:asciiTheme="majorHAnsi" w:hAnsiTheme="majorHAnsi" w:cs="Tahoma"/>
                <w:szCs w:val="28"/>
              </w:rPr>
            </w:pPr>
            <w:r w:rsidRPr="00EA4496">
              <w:rPr>
                <w:rFonts w:asciiTheme="majorHAnsi" w:hAnsiTheme="majorHAnsi" w:cs="Tahoma"/>
                <w:szCs w:val="28"/>
              </w:rPr>
              <w:t>V</w:t>
            </w:r>
            <w:r>
              <w:rPr>
                <w:rFonts w:asciiTheme="majorHAnsi" w:hAnsiTheme="majorHAnsi" w:cs="Tahoma"/>
                <w:szCs w:val="28"/>
              </w:rPr>
              <w:t>íctor Jesús Fernández Ramírez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NoSpacing"/>
              <w:spacing w:line="276" w:lineRule="auto"/>
              <w:rPr>
                <w:rFonts w:asciiTheme="majorHAnsi" w:hAnsiTheme="majorHAnsi" w:cs="Tahoma"/>
                <w:sz w:val="24"/>
                <w:szCs w:val="28"/>
              </w:rPr>
            </w:pP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181CC259" w14:textId="73C5FCBB" w:rsidR="008544B8" w:rsidRDefault="008544B8" w:rsidP="006403BD">
      <w:pPr>
        <w:rPr>
          <w:lang w:eastAsia="en-US"/>
        </w:rPr>
      </w:pPr>
      <w:commentRangeStart w:id="2"/>
      <w:r w:rsidRPr="001C2FB3">
        <w:rPr>
          <w:lang w:eastAsia="en-US"/>
        </w:rPr>
        <w:t xml:space="preserve">(Máximo </w:t>
      </w:r>
      <w:r w:rsidRPr="00F843DD">
        <w:rPr>
          <w:lang w:eastAsia="en-US"/>
        </w:rPr>
        <w:t>150 palabras)</w:t>
      </w:r>
      <w:commentRangeEnd w:id="2"/>
      <w:r w:rsidR="008B144C">
        <w:rPr>
          <w:rStyle w:val="CommentReference"/>
          <w:sz w:val="24"/>
          <w:szCs w:val="24"/>
          <w:lang w:eastAsia="en-US"/>
        </w:rPr>
        <w:commentReference w:id="2"/>
      </w:r>
    </w:p>
    <w:p w14:paraId="0D7D8B19" w14:textId="77777777" w:rsidR="00ED1546" w:rsidRPr="001C2FB3" w:rsidRDefault="00ED1546" w:rsidP="006403BD">
      <w:pPr>
        <w:rPr>
          <w:lang w:eastAsia="en-US"/>
        </w:rPr>
      </w:pPr>
    </w:p>
    <w:p w14:paraId="3AF5F4A7" w14:textId="45CF7031" w:rsidR="008544B8" w:rsidRPr="001C2FB3" w:rsidRDefault="008544B8" w:rsidP="006403BD">
      <w:pPr>
        <w:rPr>
          <w:lang w:eastAsia="en-US"/>
        </w:rPr>
      </w:pPr>
      <w:r w:rsidRPr="00ED1546">
        <w:rPr>
          <w:b/>
          <w:lang w:eastAsia="en-US"/>
        </w:rPr>
        <w:t>Palabras clave:</w:t>
      </w:r>
      <w:r w:rsidRPr="001C2FB3">
        <w:rPr>
          <w:lang w:eastAsia="en-US"/>
        </w:rPr>
        <w:t xml:space="preserve"> (Máximo </w:t>
      </w:r>
      <w:r w:rsidR="00797AFE">
        <w:rPr>
          <w:lang w:eastAsia="en-US"/>
        </w:rPr>
        <w:t>3</w:t>
      </w:r>
      <w:r w:rsidRPr="001C2FB3">
        <w:rPr>
          <w:lang w:eastAsia="en-US"/>
        </w:rPr>
        <w:t xml:space="preserve"> palabras)</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3" w:name="_Toc437509152"/>
      <w:r>
        <w:rPr>
          <w:lang w:eastAsia="en-US"/>
        </w:rPr>
        <w:br w:type="page"/>
      </w:r>
    </w:p>
    <w:p w14:paraId="669DBB93" w14:textId="77777777" w:rsidR="00D92F3B" w:rsidRDefault="00D92F3B" w:rsidP="00D92F3B">
      <w:pPr>
        <w:pStyle w:val="Ttulondices"/>
      </w:pPr>
      <w:r>
        <w:lastRenderedPageBreak/>
        <w:t>Abstract</w:t>
      </w:r>
    </w:p>
    <w:p w14:paraId="2EC983CA" w14:textId="77777777" w:rsidR="00D92F3B" w:rsidRDefault="00D92F3B" w:rsidP="00194057"/>
    <w:p w14:paraId="1F5119FE" w14:textId="77777777" w:rsidR="00D92F3B" w:rsidRDefault="00D92F3B" w:rsidP="00194057"/>
    <w:p w14:paraId="5043D940" w14:textId="4C98F3E9" w:rsidR="001C2FB3" w:rsidRDefault="00D92F3B">
      <w:r w:rsidRPr="00194057">
        <w:rPr>
          <w:b/>
          <w:bCs/>
        </w:rPr>
        <w:t>Keywords</w:t>
      </w:r>
      <w:r>
        <w:t xml:space="preserve">: </w:t>
      </w:r>
      <w:r w:rsidR="001C2FB3">
        <w:br w:type="page"/>
      </w:r>
    </w:p>
    <w:bookmarkEnd w:id="3"/>
    <w:p w14:paraId="37509664" w14:textId="52E8292E" w:rsidR="008544B8" w:rsidRDefault="007B76BF" w:rsidP="006403BD">
      <w:pPr>
        <w:pStyle w:val="Ttulondices"/>
      </w:pPr>
      <w:r>
        <w:lastRenderedPageBreak/>
        <w:t xml:space="preserve">Índice </w:t>
      </w:r>
      <w:r w:rsidR="00FA21E3">
        <w:t>de contenidos</w:t>
      </w:r>
    </w:p>
    <w:p w14:paraId="357CCCF4" w14:textId="2A34992F" w:rsidR="00CF3B8A" w:rsidRDefault="00423E85">
      <w:pPr>
        <w:pStyle w:val="TO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28992840" w:history="1">
        <w:r w:rsidR="00CF3B8A" w:rsidRPr="002F2978">
          <w:rPr>
            <w:rStyle w:val="Hyperlink"/>
            <w:noProof/>
          </w:rPr>
          <w:t>1.</w:t>
        </w:r>
        <w:r w:rsidR="00CF3B8A">
          <w:rPr>
            <w:rFonts w:eastAsiaTheme="minorEastAsia" w:cstheme="minorBidi"/>
            <w:noProof/>
            <w:kern w:val="2"/>
            <w14:ligatures w14:val="standardContextual"/>
          </w:rPr>
          <w:tab/>
        </w:r>
        <w:r w:rsidR="00CF3B8A" w:rsidRPr="002F2978">
          <w:rPr>
            <w:rStyle w:val="Hyperlink"/>
            <w:noProof/>
          </w:rPr>
          <w:t>Introducción</w:t>
        </w:r>
        <w:r w:rsidR="00CF3B8A">
          <w:rPr>
            <w:noProof/>
            <w:webHidden/>
          </w:rPr>
          <w:tab/>
        </w:r>
        <w:r w:rsidR="00CF3B8A">
          <w:rPr>
            <w:noProof/>
            <w:webHidden/>
          </w:rPr>
          <w:fldChar w:fldCharType="begin"/>
        </w:r>
        <w:r w:rsidR="00CF3B8A">
          <w:rPr>
            <w:noProof/>
            <w:webHidden/>
          </w:rPr>
          <w:instrText xml:space="preserve"> PAGEREF _Toc228992840 \h </w:instrText>
        </w:r>
        <w:r w:rsidR="00CF3B8A">
          <w:rPr>
            <w:noProof/>
            <w:webHidden/>
          </w:rPr>
        </w:r>
        <w:r w:rsidR="00CF3B8A">
          <w:rPr>
            <w:noProof/>
            <w:webHidden/>
          </w:rPr>
          <w:fldChar w:fldCharType="separate"/>
        </w:r>
        <w:r w:rsidR="00CF3B8A">
          <w:rPr>
            <w:noProof/>
            <w:webHidden/>
          </w:rPr>
          <w:t>8</w:t>
        </w:r>
        <w:r w:rsidR="00CF3B8A">
          <w:rPr>
            <w:noProof/>
            <w:webHidden/>
          </w:rPr>
          <w:fldChar w:fldCharType="end"/>
        </w:r>
      </w:hyperlink>
    </w:p>
    <w:p w14:paraId="0FCF84AF" w14:textId="007DC5FC"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41" w:history="1">
        <w:r w:rsidRPr="002F2978">
          <w:rPr>
            <w:rStyle w:val="Hyperlink"/>
            <w:noProof/>
          </w:rPr>
          <w:t>1.1.</w:t>
        </w:r>
        <w:r>
          <w:rPr>
            <w:rFonts w:eastAsiaTheme="minorEastAsia" w:cstheme="minorBidi"/>
            <w:noProof/>
            <w:kern w:val="2"/>
            <w14:ligatures w14:val="standardContextual"/>
          </w:rPr>
          <w:tab/>
        </w:r>
        <w:r w:rsidRPr="002F2978">
          <w:rPr>
            <w:rStyle w:val="Hyperlink"/>
            <w:noProof/>
          </w:rPr>
          <w:t>Contexto del Cáncer de Colon</w:t>
        </w:r>
        <w:r>
          <w:rPr>
            <w:noProof/>
            <w:webHidden/>
          </w:rPr>
          <w:tab/>
        </w:r>
        <w:r>
          <w:rPr>
            <w:noProof/>
            <w:webHidden/>
          </w:rPr>
          <w:fldChar w:fldCharType="begin"/>
        </w:r>
        <w:r>
          <w:rPr>
            <w:noProof/>
            <w:webHidden/>
          </w:rPr>
          <w:instrText xml:space="preserve"> PAGEREF _Toc228992841 \h </w:instrText>
        </w:r>
        <w:r>
          <w:rPr>
            <w:noProof/>
            <w:webHidden/>
          </w:rPr>
        </w:r>
        <w:r>
          <w:rPr>
            <w:noProof/>
            <w:webHidden/>
          </w:rPr>
          <w:fldChar w:fldCharType="separate"/>
        </w:r>
        <w:r>
          <w:rPr>
            <w:noProof/>
            <w:webHidden/>
          </w:rPr>
          <w:t>8</w:t>
        </w:r>
        <w:r>
          <w:rPr>
            <w:noProof/>
            <w:webHidden/>
          </w:rPr>
          <w:fldChar w:fldCharType="end"/>
        </w:r>
      </w:hyperlink>
    </w:p>
    <w:p w14:paraId="2721F176" w14:textId="2F0D4495"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42" w:history="1">
        <w:r w:rsidRPr="002F2978">
          <w:rPr>
            <w:rStyle w:val="Hyperlink"/>
            <w:noProof/>
          </w:rPr>
          <w:t>1.2.</w:t>
        </w:r>
        <w:r>
          <w:rPr>
            <w:rFonts w:eastAsiaTheme="minorEastAsia" w:cstheme="minorBidi"/>
            <w:noProof/>
            <w:kern w:val="2"/>
            <w14:ligatures w14:val="standardContextual"/>
          </w:rPr>
          <w:tab/>
        </w:r>
        <w:r w:rsidRPr="002F2978">
          <w:rPr>
            <w:rStyle w:val="Hyperlink"/>
            <w:noProof/>
          </w:rPr>
          <w:t>Justificación del Estudio</w:t>
        </w:r>
        <w:r>
          <w:rPr>
            <w:noProof/>
            <w:webHidden/>
          </w:rPr>
          <w:tab/>
        </w:r>
        <w:r>
          <w:rPr>
            <w:noProof/>
            <w:webHidden/>
          </w:rPr>
          <w:fldChar w:fldCharType="begin"/>
        </w:r>
        <w:r>
          <w:rPr>
            <w:noProof/>
            <w:webHidden/>
          </w:rPr>
          <w:instrText xml:space="preserve"> PAGEREF _Toc228992842 \h </w:instrText>
        </w:r>
        <w:r>
          <w:rPr>
            <w:noProof/>
            <w:webHidden/>
          </w:rPr>
        </w:r>
        <w:r>
          <w:rPr>
            <w:noProof/>
            <w:webHidden/>
          </w:rPr>
          <w:fldChar w:fldCharType="separate"/>
        </w:r>
        <w:r>
          <w:rPr>
            <w:noProof/>
            <w:webHidden/>
          </w:rPr>
          <w:t>8</w:t>
        </w:r>
        <w:r>
          <w:rPr>
            <w:noProof/>
            <w:webHidden/>
          </w:rPr>
          <w:fldChar w:fldCharType="end"/>
        </w:r>
      </w:hyperlink>
    </w:p>
    <w:p w14:paraId="5C390512" w14:textId="271AC638"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43" w:history="1">
        <w:r w:rsidRPr="002F2978">
          <w:rPr>
            <w:rStyle w:val="Hyperlink"/>
            <w:noProof/>
          </w:rPr>
          <w:t>1.2.1.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_Toc228992843 \h </w:instrText>
        </w:r>
        <w:r>
          <w:rPr>
            <w:noProof/>
            <w:webHidden/>
          </w:rPr>
        </w:r>
        <w:r>
          <w:rPr>
            <w:noProof/>
            <w:webHidden/>
          </w:rPr>
          <w:fldChar w:fldCharType="separate"/>
        </w:r>
        <w:r>
          <w:rPr>
            <w:noProof/>
            <w:webHidden/>
          </w:rPr>
          <w:t>9</w:t>
        </w:r>
        <w:r>
          <w:rPr>
            <w:noProof/>
            <w:webHidden/>
          </w:rPr>
          <w:fldChar w:fldCharType="end"/>
        </w:r>
      </w:hyperlink>
    </w:p>
    <w:p w14:paraId="12846F24" w14:textId="465ED05B"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44" w:history="1">
        <w:r w:rsidRPr="002F2978">
          <w:rPr>
            <w:rStyle w:val="Hyperlink"/>
            <w:noProof/>
          </w:rPr>
          <w:t>1.3.</w:t>
        </w:r>
        <w:r>
          <w:rPr>
            <w:rFonts w:eastAsiaTheme="minorEastAsia" w:cstheme="minorBidi"/>
            <w:noProof/>
            <w:kern w:val="2"/>
            <w14:ligatures w14:val="standardContextual"/>
          </w:rPr>
          <w:tab/>
        </w:r>
        <w:r w:rsidRPr="002F2978">
          <w:rPr>
            <w:rStyle w:val="Hyperlink"/>
            <w:noProof/>
          </w:rPr>
          <w:t>Objetivos</w:t>
        </w:r>
        <w:r>
          <w:rPr>
            <w:noProof/>
            <w:webHidden/>
          </w:rPr>
          <w:tab/>
        </w:r>
        <w:r>
          <w:rPr>
            <w:noProof/>
            <w:webHidden/>
          </w:rPr>
          <w:fldChar w:fldCharType="begin"/>
        </w:r>
        <w:r>
          <w:rPr>
            <w:noProof/>
            <w:webHidden/>
          </w:rPr>
          <w:instrText xml:space="preserve"> PAGEREF _Toc228992844 \h </w:instrText>
        </w:r>
        <w:r>
          <w:rPr>
            <w:noProof/>
            <w:webHidden/>
          </w:rPr>
        </w:r>
        <w:r>
          <w:rPr>
            <w:noProof/>
            <w:webHidden/>
          </w:rPr>
          <w:fldChar w:fldCharType="separate"/>
        </w:r>
        <w:r>
          <w:rPr>
            <w:noProof/>
            <w:webHidden/>
          </w:rPr>
          <w:t>9</w:t>
        </w:r>
        <w:r>
          <w:rPr>
            <w:noProof/>
            <w:webHidden/>
          </w:rPr>
          <w:fldChar w:fldCharType="end"/>
        </w:r>
      </w:hyperlink>
    </w:p>
    <w:p w14:paraId="7DA86542" w14:textId="53401954" w:rsidR="00CF3B8A" w:rsidRDefault="00CF3B8A">
      <w:pPr>
        <w:pStyle w:val="TOC1"/>
        <w:tabs>
          <w:tab w:val="left" w:pos="440"/>
          <w:tab w:val="right" w:leader="dot" w:pos="9061"/>
        </w:tabs>
        <w:rPr>
          <w:rFonts w:eastAsiaTheme="minorEastAsia" w:cstheme="minorBidi"/>
          <w:noProof/>
          <w:kern w:val="2"/>
          <w14:ligatures w14:val="standardContextual"/>
        </w:rPr>
      </w:pPr>
      <w:hyperlink w:anchor="_Toc228992845" w:history="1">
        <w:r w:rsidRPr="002F2978">
          <w:rPr>
            <w:rStyle w:val="Hyperlink"/>
            <w:noProof/>
          </w:rPr>
          <w:t>2.</w:t>
        </w:r>
        <w:r>
          <w:rPr>
            <w:rFonts w:eastAsiaTheme="minorEastAsia" w:cstheme="minorBidi"/>
            <w:noProof/>
            <w:kern w:val="2"/>
            <w14:ligatures w14:val="standardContextual"/>
          </w:rPr>
          <w:tab/>
        </w:r>
        <w:r w:rsidRPr="002F2978">
          <w:rPr>
            <w:rStyle w:val="Hyperlink"/>
            <w:noProof/>
          </w:rPr>
          <w:t>Metodología</w:t>
        </w:r>
        <w:r>
          <w:rPr>
            <w:noProof/>
            <w:webHidden/>
          </w:rPr>
          <w:tab/>
        </w:r>
        <w:r>
          <w:rPr>
            <w:noProof/>
            <w:webHidden/>
          </w:rPr>
          <w:fldChar w:fldCharType="begin"/>
        </w:r>
        <w:r>
          <w:rPr>
            <w:noProof/>
            <w:webHidden/>
          </w:rPr>
          <w:instrText xml:space="preserve"> PAGEREF _Toc228992845 \h </w:instrText>
        </w:r>
        <w:r>
          <w:rPr>
            <w:noProof/>
            <w:webHidden/>
          </w:rPr>
        </w:r>
        <w:r>
          <w:rPr>
            <w:noProof/>
            <w:webHidden/>
          </w:rPr>
          <w:fldChar w:fldCharType="separate"/>
        </w:r>
        <w:r>
          <w:rPr>
            <w:noProof/>
            <w:webHidden/>
          </w:rPr>
          <w:t>10</w:t>
        </w:r>
        <w:r>
          <w:rPr>
            <w:noProof/>
            <w:webHidden/>
          </w:rPr>
          <w:fldChar w:fldCharType="end"/>
        </w:r>
      </w:hyperlink>
    </w:p>
    <w:p w14:paraId="4041831F" w14:textId="115BFEC0"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46" w:history="1">
        <w:r w:rsidRPr="002F2978">
          <w:rPr>
            <w:rStyle w:val="Hyperlink"/>
            <w:noProof/>
          </w:rPr>
          <w:t>2.1.</w:t>
        </w:r>
        <w:r>
          <w:rPr>
            <w:rFonts w:eastAsiaTheme="minorEastAsia" w:cstheme="minorBidi"/>
            <w:noProof/>
            <w:kern w:val="2"/>
            <w14:ligatures w14:val="standardContextual"/>
          </w:rPr>
          <w:tab/>
        </w:r>
        <w:r w:rsidRPr="002F2978">
          <w:rPr>
            <w:rStyle w:val="Hyperlink"/>
            <w:noProof/>
          </w:rPr>
          <w:t>Obtención de los Datos y Criterios de Selección</w:t>
        </w:r>
        <w:r>
          <w:rPr>
            <w:noProof/>
            <w:webHidden/>
          </w:rPr>
          <w:tab/>
        </w:r>
        <w:r>
          <w:rPr>
            <w:noProof/>
            <w:webHidden/>
          </w:rPr>
          <w:fldChar w:fldCharType="begin"/>
        </w:r>
        <w:r>
          <w:rPr>
            <w:noProof/>
            <w:webHidden/>
          </w:rPr>
          <w:instrText xml:space="preserve"> PAGEREF _Toc228992846 \h </w:instrText>
        </w:r>
        <w:r>
          <w:rPr>
            <w:noProof/>
            <w:webHidden/>
          </w:rPr>
        </w:r>
        <w:r>
          <w:rPr>
            <w:noProof/>
            <w:webHidden/>
          </w:rPr>
          <w:fldChar w:fldCharType="separate"/>
        </w:r>
        <w:r>
          <w:rPr>
            <w:noProof/>
            <w:webHidden/>
          </w:rPr>
          <w:t>10</w:t>
        </w:r>
        <w:r>
          <w:rPr>
            <w:noProof/>
            <w:webHidden/>
          </w:rPr>
          <w:fldChar w:fldCharType="end"/>
        </w:r>
      </w:hyperlink>
    </w:p>
    <w:p w14:paraId="2C5016B4" w14:textId="2FF0D954"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47" w:history="1">
        <w:r w:rsidRPr="002F2978">
          <w:rPr>
            <w:rStyle w:val="Hyperlink"/>
            <w:noProof/>
          </w:rPr>
          <w:t>2.1.1.</w:t>
        </w:r>
        <w:r>
          <w:rPr>
            <w:rFonts w:eastAsiaTheme="minorEastAsia" w:cstheme="minorBidi"/>
            <w:noProof/>
            <w:kern w:val="2"/>
            <w14:ligatures w14:val="standardContextual"/>
          </w:rPr>
          <w:tab/>
        </w:r>
        <w:r w:rsidRPr="002F2978">
          <w:rPr>
            <w:rStyle w:val="Hyperlink"/>
            <w:noProof/>
          </w:rPr>
          <w:t>Fuente de datos</w:t>
        </w:r>
        <w:r>
          <w:rPr>
            <w:noProof/>
            <w:webHidden/>
          </w:rPr>
          <w:tab/>
        </w:r>
        <w:r>
          <w:rPr>
            <w:noProof/>
            <w:webHidden/>
          </w:rPr>
          <w:fldChar w:fldCharType="begin"/>
        </w:r>
        <w:r>
          <w:rPr>
            <w:noProof/>
            <w:webHidden/>
          </w:rPr>
          <w:instrText xml:space="preserve"> PAGEREF _Toc228992847 \h </w:instrText>
        </w:r>
        <w:r>
          <w:rPr>
            <w:noProof/>
            <w:webHidden/>
          </w:rPr>
        </w:r>
        <w:r>
          <w:rPr>
            <w:noProof/>
            <w:webHidden/>
          </w:rPr>
          <w:fldChar w:fldCharType="separate"/>
        </w:r>
        <w:r>
          <w:rPr>
            <w:noProof/>
            <w:webHidden/>
          </w:rPr>
          <w:t>10</w:t>
        </w:r>
        <w:r>
          <w:rPr>
            <w:noProof/>
            <w:webHidden/>
          </w:rPr>
          <w:fldChar w:fldCharType="end"/>
        </w:r>
      </w:hyperlink>
    </w:p>
    <w:p w14:paraId="1783B416" w14:textId="136A5B34"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48" w:history="1">
        <w:r w:rsidRPr="002F2978">
          <w:rPr>
            <w:rStyle w:val="Hyperlink"/>
            <w:noProof/>
          </w:rPr>
          <w:t>2.1.2.</w:t>
        </w:r>
        <w:r>
          <w:rPr>
            <w:rFonts w:eastAsiaTheme="minorEastAsia" w:cstheme="minorBidi"/>
            <w:noProof/>
            <w:kern w:val="2"/>
            <w14:ligatures w14:val="standardContextual"/>
          </w:rPr>
          <w:tab/>
        </w:r>
        <w:r w:rsidRPr="002F2978">
          <w:rPr>
            <w:rStyle w:val="Hyperlink"/>
            <w:noProof/>
          </w:rPr>
          <w:t>Descripción de la cohorte</w:t>
        </w:r>
        <w:r>
          <w:rPr>
            <w:noProof/>
            <w:webHidden/>
          </w:rPr>
          <w:tab/>
        </w:r>
        <w:r>
          <w:rPr>
            <w:noProof/>
            <w:webHidden/>
          </w:rPr>
          <w:fldChar w:fldCharType="begin"/>
        </w:r>
        <w:r>
          <w:rPr>
            <w:noProof/>
            <w:webHidden/>
          </w:rPr>
          <w:instrText xml:space="preserve"> PAGEREF _Toc228992848 \h </w:instrText>
        </w:r>
        <w:r>
          <w:rPr>
            <w:noProof/>
            <w:webHidden/>
          </w:rPr>
        </w:r>
        <w:r>
          <w:rPr>
            <w:noProof/>
            <w:webHidden/>
          </w:rPr>
          <w:fldChar w:fldCharType="separate"/>
        </w:r>
        <w:r>
          <w:rPr>
            <w:noProof/>
            <w:webHidden/>
          </w:rPr>
          <w:t>13</w:t>
        </w:r>
        <w:r>
          <w:rPr>
            <w:noProof/>
            <w:webHidden/>
          </w:rPr>
          <w:fldChar w:fldCharType="end"/>
        </w:r>
      </w:hyperlink>
    </w:p>
    <w:p w14:paraId="32A0686A" w14:textId="23E8ACB8"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49" w:history="1">
        <w:r w:rsidRPr="002F2978">
          <w:rPr>
            <w:rStyle w:val="Hyperlink"/>
            <w:noProof/>
          </w:rPr>
          <w:t>2.2.</w:t>
        </w:r>
        <w:r>
          <w:rPr>
            <w:rFonts w:eastAsiaTheme="minorEastAsia" w:cstheme="minorBidi"/>
            <w:noProof/>
            <w:kern w:val="2"/>
            <w14:ligatures w14:val="standardContextual"/>
          </w:rPr>
          <w:tab/>
        </w:r>
        <w:r w:rsidRPr="002F2978">
          <w:rPr>
            <w:rStyle w:val="Hyperlink"/>
            <w:noProof/>
          </w:rPr>
          <w:t>Herramientas de Análisis</w:t>
        </w:r>
        <w:r>
          <w:rPr>
            <w:noProof/>
            <w:webHidden/>
          </w:rPr>
          <w:tab/>
        </w:r>
        <w:r>
          <w:rPr>
            <w:noProof/>
            <w:webHidden/>
          </w:rPr>
          <w:fldChar w:fldCharType="begin"/>
        </w:r>
        <w:r>
          <w:rPr>
            <w:noProof/>
            <w:webHidden/>
          </w:rPr>
          <w:instrText xml:space="preserve"> PAGEREF _Toc228992849 \h </w:instrText>
        </w:r>
        <w:r>
          <w:rPr>
            <w:noProof/>
            <w:webHidden/>
          </w:rPr>
        </w:r>
        <w:r>
          <w:rPr>
            <w:noProof/>
            <w:webHidden/>
          </w:rPr>
          <w:fldChar w:fldCharType="separate"/>
        </w:r>
        <w:r>
          <w:rPr>
            <w:noProof/>
            <w:webHidden/>
          </w:rPr>
          <w:t>14</w:t>
        </w:r>
        <w:r>
          <w:rPr>
            <w:noProof/>
            <w:webHidden/>
          </w:rPr>
          <w:fldChar w:fldCharType="end"/>
        </w:r>
      </w:hyperlink>
    </w:p>
    <w:p w14:paraId="4ED27BBB" w14:textId="44D15B86"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50" w:history="1">
        <w:r w:rsidRPr="002F2978">
          <w:rPr>
            <w:rStyle w:val="Hyperlink"/>
            <w:noProof/>
          </w:rPr>
          <w:t>2.2.1.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_Toc228992850 \h </w:instrText>
        </w:r>
        <w:r>
          <w:rPr>
            <w:noProof/>
            <w:webHidden/>
          </w:rPr>
        </w:r>
        <w:r>
          <w:rPr>
            <w:noProof/>
            <w:webHidden/>
          </w:rPr>
          <w:fldChar w:fldCharType="separate"/>
        </w:r>
        <w:r>
          <w:rPr>
            <w:noProof/>
            <w:webHidden/>
          </w:rPr>
          <w:t>14</w:t>
        </w:r>
        <w:r>
          <w:rPr>
            <w:noProof/>
            <w:webHidden/>
          </w:rPr>
          <w:fldChar w:fldCharType="end"/>
        </w:r>
      </w:hyperlink>
    </w:p>
    <w:p w14:paraId="7BE18ADF" w14:textId="5631720A"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51" w:history="1">
        <w:r w:rsidRPr="002F2978">
          <w:rPr>
            <w:rStyle w:val="Hyperlink"/>
            <w:noProof/>
          </w:rPr>
          <w:t>2.3.</w:t>
        </w:r>
        <w:r>
          <w:rPr>
            <w:rFonts w:eastAsiaTheme="minorEastAsia" w:cstheme="minorBidi"/>
            <w:noProof/>
            <w:kern w:val="2"/>
            <w14:ligatures w14:val="standardContextual"/>
          </w:rPr>
          <w:tab/>
        </w:r>
        <w:r w:rsidRPr="002F2978">
          <w:rPr>
            <w:rStyle w:val="Hyperlink"/>
            <w:noProof/>
          </w:rPr>
          <w:t>Procesamiento de Datos</w:t>
        </w:r>
        <w:r>
          <w:rPr>
            <w:noProof/>
            <w:webHidden/>
          </w:rPr>
          <w:tab/>
        </w:r>
        <w:r>
          <w:rPr>
            <w:noProof/>
            <w:webHidden/>
          </w:rPr>
          <w:fldChar w:fldCharType="begin"/>
        </w:r>
        <w:r>
          <w:rPr>
            <w:noProof/>
            <w:webHidden/>
          </w:rPr>
          <w:instrText xml:space="preserve"> PAGEREF _Toc228992851 \h </w:instrText>
        </w:r>
        <w:r>
          <w:rPr>
            <w:noProof/>
            <w:webHidden/>
          </w:rPr>
        </w:r>
        <w:r>
          <w:rPr>
            <w:noProof/>
            <w:webHidden/>
          </w:rPr>
          <w:fldChar w:fldCharType="separate"/>
        </w:r>
        <w:r>
          <w:rPr>
            <w:noProof/>
            <w:webHidden/>
          </w:rPr>
          <w:t>14</w:t>
        </w:r>
        <w:r>
          <w:rPr>
            <w:noProof/>
            <w:webHidden/>
          </w:rPr>
          <w:fldChar w:fldCharType="end"/>
        </w:r>
      </w:hyperlink>
    </w:p>
    <w:p w14:paraId="16999A54" w14:textId="4F732901"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52" w:history="1">
        <w:r w:rsidRPr="002F2978">
          <w:rPr>
            <w:rStyle w:val="Hyperlink"/>
            <w:noProof/>
          </w:rPr>
          <w:t>2.3.1.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_Toc228992852 \h </w:instrText>
        </w:r>
        <w:r>
          <w:rPr>
            <w:noProof/>
            <w:webHidden/>
          </w:rPr>
        </w:r>
        <w:r>
          <w:rPr>
            <w:noProof/>
            <w:webHidden/>
          </w:rPr>
          <w:fldChar w:fldCharType="separate"/>
        </w:r>
        <w:r>
          <w:rPr>
            <w:noProof/>
            <w:webHidden/>
          </w:rPr>
          <w:t>14</w:t>
        </w:r>
        <w:r>
          <w:rPr>
            <w:noProof/>
            <w:webHidden/>
          </w:rPr>
          <w:fldChar w:fldCharType="end"/>
        </w:r>
      </w:hyperlink>
    </w:p>
    <w:p w14:paraId="1DC2522C" w14:textId="5AD409AE"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53" w:history="1">
        <w:r w:rsidRPr="002F2978">
          <w:rPr>
            <w:rStyle w:val="Hyperlink"/>
            <w:noProof/>
          </w:rPr>
          <w:t>2.4.</w:t>
        </w:r>
        <w:r>
          <w:rPr>
            <w:rFonts w:eastAsiaTheme="minorEastAsia" w:cstheme="minorBidi"/>
            <w:noProof/>
            <w:kern w:val="2"/>
            <w14:ligatures w14:val="standardContextual"/>
          </w:rPr>
          <w:tab/>
        </w:r>
        <w:r w:rsidRPr="002F2978">
          <w:rPr>
            <w:rStyle w:val="Hyperlink"/>
            <w:noProof/>
          </w:rPr>
          <w:t>Análisis Estadístico</w:t>
        </w:r>
        <w:r>
          <w:rPr>
            <w:noProof/>
            <w:webHidden/>
          </w:rPr>
          <w:tab/>
        </w:r>
        <w:r>
          <w:rPr>
            <w:noProof/>
            <w:webHidden/>
          </w:rPr>
          <w:fldChar w:fldCharType="begin"/>
        </w:r>
        <w:r>
          <w:rPr>
            <w:noProof/>
            <w:webHidden/>
          </w:rPr>
          <w:instrText xml:space="preserve"> PAGEREF _Toc228992853 \h </w:instrText>
        </w:r>
        <w:r>
          <w:rPr>
            <w:noProof/>
            <w:webHidden/>
          </w:rPr>
        </w:r>
        <w:r>
          <w:rPr>
            <w:noProof/>
            <w:webHidden/>
          </w:rPr>
          <w:fldChar w:fldCharType="separate"/>
        </w:r>
        <w:r>
          <w:rPr>
            <w:noProof/>
            <w:webHidden/>
          </w:rPr>
          <w:t>14</w:t>
        </w:r>
        <w:r>
          <w:rPr>
            <w:noProof/>
            <w:webHidden/>
          </w:rPr>
          <w:fldChar w:fldCharType="end"/>
        </w:r>
      </w:hyperlink>
    </w:p>
    <w:p w14:paraId="42D72AAA" w14:textId="55E7BBB3" w:rsidR="00CF3B8A" w:rsidRDefault="00CF3B8A">
      <w:pPr>
        <w:pStyle w:val="TOC1"/>
        <w:tabs>
          <w:tab w:val="left" w:pos="440"/>
          <w:tab w:val="right" w:leader="dot" w:pos="9061"/>
        </w:tabs>
        <w:rPr>
          <w:rFonts w:eastAsiaTheme="minorEastAsia" w:cstheme="minorBidi"/>
          <w:noProof/>
          <w:kern w:val="2"/>
          <w14:ligatures w14:val="standardContextual"/>
        </w:rPr>
      </w:pPr>
      <w:hyperlink w:anchor="_Toc228992854" w:history="1">
        <w:r w:rsidRPr="002F2978">
          <w:rPr>
            <w:rStyle w:val="Hyperlink"/>
            <w:noProof/>
          </w:rPr>
          <w:t>3.</w:t>
        </w:r>
        <w:r>
          <w:rPr>
            <w:rFonts w:eastAsiaTheme="minorEastAsia" w:cstheme="minorBidi"/>
            <w:noProof/>
            <w:kern w:val="2"/>
            <w14:ligatures w14:val="standardContextual"/>
          </w:rPr>
          <w:tab/>
        </w:r>
        <w:r w:rsidRPr="002F2978">
          <w:rPr>
            <w:rStyle w:val="Hyperlink"/>
            <w:noProof/>
          </w:rPr>
          <w:t>Resultados</w:t>
        </w:r>
        <w:r>
          <w:rPr>
            <w:noProof/>
            <w:webHidden/>
          </w:rPr>
          <w:tab/>
        </w:r>
        <w:r>
          <w:rPr>
            <w:noProof/>
            <w:webHidden/>
          </w:rPr>
          <w:fldChar w:fldCharType="begin"/>
        </w:r>
        <w:r>
          <w:rPr>
            <w:noProof/>
            <w:webHidden/>
          </w:rPr>
          <w:instrText xml:space="preserve"> PAGEREF _Toc228992854 \h </w:instrText>
        </w:r>
        <w:r>
          <w:rPr>
            <w:noProof/>
            <w:webHidden/>
          </w:rPr>
        </w:r>
        <w:r>
          <w:rPr>
            <w:noProof/>
            <w:webHidden/>
          </w:rPr>
          <w:fldChar w:fldCharType="separate"/>
        </w:r>
        <w:r>
          <w:rPr>
            <w:noProof/>
            <w:webHidden/>
          </w:rPr>
          <w:t>15</w:t>
        </w:r>
        <w:r>
          <w:rPr>
            <w:noProof/>
            <w:webHidden/>
          </w:rPr>
          <w:fldChar w:fldCharType="end"/>
        </w:r>
      </w:hyperlink>
    </w:p>
    <w:p w14:paraId="538C9CF0" w14:textId="686E2D56"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55" w:history="1">
        <w:r w:rsidRPr="002F2978">
          <w:rPr>
            <w:rStyle w:val="Hyperlink"/>
            <w:noProof/>
          </w:rPr>
          <w:t>3.1.</w:t>
        </w:r>
        <w:r>
          <w:rPr>
            <w:rFonts w:eastAsiaTheme="minorEastAsia" w:cstheme="minorBidi"/>
            <w:noProof/>
            <w:kern w:val="2"/>
            <w14:ligatures w14:val="standardContextual"/>
          </w:rPr>
          <w:tab/>
        </w:r>
        <w:r w:rsidRPr="002F2978">
          <w:rPr>
            <w:rStyle w:val="Hyperlink"/>
            <w:noProof/>
          </w:rPr>
          <w:t>Identificación de Genes Diferencialmente Expresados</w:t>
        </w:r>
        <w:r>
          <w:rPr>
            <w:noProof/>
            <w:webHidden/>
          </w:rPr>
          <w:tab/>
        </w:r>
        <w:r>
          <w:rPr>
            <w:noProof/>
            <w:webHidden/>
          </w:rPr>
          <w:fldChar w:fldCharType="begin"/>
        </w:r>
        <w:r>
          <w:rPr>
            <w:noProof/>
            <w:webHidden/>
          </w:rPr>
          <w:instrText xml:space="preserve"> PAGEREF _Toc228992855 \h </w:instrText>
        </w:r>
        <w:r>
          <w:rPr>
            <w:noProof/>
            <w:webHidden/>
          </w:rPr>
        </w:r>
        <w:r>
          <w:rPr>
            <w:noProof/>
            <w:webHidden/>
          </w:rPr>
          <w:fldChar w:fldCharType="separate"/>
        </w:r>
        <w:r>
          <w:rPr>
            <w:noProof/>
            <w:webHidden/>
          </w:rPr>
          <w:t>15</w:t>
        </w:r>
        <w:r>
          <w:rPr>
            <w:noProof/>
            <w:webHidden/>
          </w:rPr>
          <w:fldChar w:fldCharType="end"/>
        </w:r>
      </w:hyperlink>
    </w:p>
    <w:p w14:paraId="546D9394" w14:textId="31EC4A5E"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56" w:history="1">
        <w:r w:rsidRPr="002F2978">
          <w:rPr>
            <w:rStyle w:val="Hyperlink"/>
            <w:noProof/>
          </w:rPr>
          <w:t>3.1.1.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_Toc228992856 \h </w:instrText>
        </w:r>
        <w:r>
          <w:rPr>
            <w:noProof/>
            <w:webHidden/>
          </w:rPr>
        </w:r>
        <w:r>
          <w:rPr>
            <w:noProof/>
            <w:webHidden/>
          </w:rPr>
          <w:fldChar w:fldCharType="separate"/>
        </w:r>
        <w:r>
          <w:rPr>
            <w:noProof/>
            <w:webHidden/>
          </w:rPr>
          <w:t>15</w:t>
        </w:r>
        <w:r>
          <w:rPr>
            <w:noProof/>
            <w:webHidden/>
          </w:rPr>
          <w:fldChar w:fldCharType="end"/>
        </w:r>
      </w:hyperlink>
    </w:p>
    <w:p w14:paraId="0AC3804B" w14:textId="4ABB1554"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57" w:history="1">
        <w:r w:rsidRPr="002F2978">
          <w:rPr>
            <w:rStyle w:val="Hyperlink"/>
            <w:noProof/>
          </w:rPr>
          <w:t>3.2.</w:t>
        </w:r>
        <w:r>
          <w:rPr>
            <w:rFonts w:eastAsiaTheme="minorEastAsia" w:cstheme="minorBidi"/>
            <w:noProof/>
            <w:kern w:val="2"/>
            <w14:ligatures w14:val="standardContextual"/>
          </w:rPr>
          <w:tab/>
        </w:r>
        <w:r w:rsidRPr="002F2978">
          <w:rPr>
            <w:rStyle w:val="Hyperlink"/>
            <w:noProof/>
          </w:rPr>
          <w:t>Validación en Datasets Independientes</w:t>
        </w:r>
        <w:r>
          <w:rPr>
            <w:noProof/>
            <w:webHidden/>
          </w:rPr>
          <w:tab/>
        </w:r>
        <w:r>
          <w:rPr>
            <w:noProof/>
            <w:webHidden/>
          </w:rPr>
          <w:fldChar w:fldCharType="begin"/>
        </w:r>
        <w:r>
          <w:rPr>
            <w:noProof/>
            <w:webHidden/>
          </w:rPr>
          <w:instrText xml:space="preserve"> PAGEREF _Toc228992857 \h </w:instrText>
        </w:r>
        <w:r>
          <w:rPr>
            <w:noProof/>
            <w:webHidden/>
          </w:rPr>
        </w:r>
        <w:r>
          <w:rPr>
            <w:noProof/>
            <w:webHidden/>
          </w:rPr>
          <w:fldChar w:fldCharType="separate"/>
        </w:r>
        <w:r>
          <w:rPr>
            <w:noProof/>
            <w:webHidden/>
          </w:rPr>
          <w:t>15</w:t>
        </w:r>
        <w:r>
          <w:rPr>
            <w:noProof/>
            <w:webHidden/>
          </w:rPr>
          <w:fldChar w:fldCharType="end"/>
        </w:r>
      </w:hyperlink>
    </w:p>
    <w:p w14:paraId="091D6377" w14:textId="31429763"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58" w:history="1">
        <w:r w:rsidRPr="002F2978">
          <w:rPr>
            <w:rStyle w:val="Hyperlink"/>
            <w:noProof/>
          </w:rPr>
          <w:t>3.2.1.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_Toc228992858 \h </w:instrText>
        </w:r>
        <w:r>
          <w:rPr>
            <w:noProof/>
            <w:webHidden/>
          </w:rPr>
        </w:r>
        <w:r>
          <w:rPr>
            <w:noProof/>
            <w:webHidden/>
          </w:rPr>
          <w:fldChar w:fldCharType="separate"/>
        </w:r>
        <w:r>
          <w:rPr>
            <w:noProof/>
            <w:webHidden/>
          </w:rPr>
          <w:t>15</w:t>
        </w:r>
        <w:r>
          <w:rPr>
            <w:noProof/>
            <w:webHidden/>
          </w:rPr>
          <w:fldChar w:fldCharType="end"/>
        </w:r>
      </w:hyperlink>
    </w:p>
    <w:p w14:paraId="477D71C5" w14:textId="0C7CBA9A"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59" w:history="1">
        <w:r w:rsidRPr="002F2978">
          <w:rPr>
            <w:rStyle w:val="Hyperlink"/>
            <w:noProof/>
          </w:rPr>
          <w:t>3.3.</w:t>
        </w:r>
        <w:r>
          <w:rPr>
            <w:rFonts w:eastAsiaTheme="minorEastAsia" w:cstheme="minorBidi"/>
            <w:noProof/>
            <w:kern w:val="2"/>
            <w14:ligatures w14:val="standardContextual"/>
          </w:rPr>
          <w:tab/>
        </w:r>
        <w:r w:rsidRPr="002F2978">
          <w:rPr>
            <w:rStyle w:val="Hyperlink"/>
            <w:noProof/>
          </w:rPr>
          <w:t>Análisis de Enriquecimiento Funcional</w:t>
        </w:r>
        <w:r>
          <w:rPr>
            <w:noProof/>
            <w:webHidden/>
          </w:rPr>
          <w:tab/>
        </w:r>
        <w:r>
          <w:rPr>
            <w:noProof/>
            <w:webHidden/>
          </w:rPr>
          <w:fldChar w:fldCharType="begin"/>
        </w:r>
        <w:r>
          <w:rPr>
            <w:noProof/>
            <w:webHidden/>
          </w:rPr>
          <w:instrText xml:space="preserve"> PAGEREF _Toc228992859 \h </w:instrText>
        </w:r>
        <w:r>
          <w:rPr>
            <w:noProof/>
            <w:webHidden/>
          </w:rPr>
        </w:r>
        <w:r>
          <w:rPr>
            <w:noProof/>
            <w:webHidden/>
          </w:rPr>
          <w:fldChar w:fldCharType="separate"/>
        </w:r>
        <w:r>
          <w:rPr>
            <w:noProof/>
            <w:webHidden/>
          </w:rPr>
          <w:t>15</w:t>
        </w:r>
        <w:r>
          <w:rPr>
            <w:noProof/>
            <w:webHidden/>
          </w:rPr>
          <w:fldChar w:fldCharType="end"/>
        </w:r>
      </w:hyperlink>
    </w:p>
    <w:p w14:paraId="32826C7B" w14:textId="718FC2C3"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60" w:history="1">
        <w:r w:rsidRPr="002F2978">
          <w:rPr>
            <w:rStyle w:val="Hyperlink"/>
            <w:noProof/>
          </w:rPr>
          <w:t>3.3.1.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_Toc228992860 \h </w:instrText>
        </w:r>
        <w:r>
          <w:rPr>
            <w:noProof/>
            <w:webHidden/>
          </w:rPr>
        </w:r>
        <w:r>
          <w:rPr>
            <w:noProof/>
            <w:webHidden/>
          </w:rPr>
          <w:fldChar w:fldCharType="separate"/>
        </w:r>
        <w:r>
          <w:rPr>
            <w:noProof/>
            <w:webHidden/>
          </w:rPr>
          <w:t>15</w:t>
        </w:r>
        <w:r>
          <w:rPr>
            <w:noProof/>
            <w:webHidden/>
          </w:rPr>
          <w:fldChar w:fldCharType="end"/>
        </w:r>
      </w:hyperlink>
    </w:p>
    <w:p w14:paraId="50888353" w14:textId="4878B8CB"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61" w:history="1">
        <w:r w:rsidRPr="002F2978">
          <w:rPr>
            <w:rStyle w:val="Hyperlink"/>
            <w:noProof/>
          </w:rPr>
          <w:t>3.4.</w:t>
        </w:r>
        <w:r>
          <w:rPr>
            <w:rFonts w:eastAsiaTheme="minorEastAsia" w:cstheme="minorBidi"/>
            <w:noProof/>
            <w:kern w:val="2"/>
            <w14:ligatures w14:val="standardContextual"/>
          </w:rPr>
          <w:tab/>
        </w:r>
        <w:r w:rsidRPr="002F2978">
          <w:rPr>
            <w:rStyle w:val="Hyperlink"/>
            <w:noProof/>
          </w:rPr>
          <w:t>Análisis de Metadatos y Variables Clínicas</w:t>
        </w:r>
        <w:r>
          <w:rPr>
            <w:noProof/>
            <w:webHidden/>
          </w:rPr>
          <w:tab/>
        </w:r>
        <w:r>
          <w:rPr>
            <w:noProof/>
            <w:webHidden/>
          </w:rPr>
          <w:fldChar w:fldCharType="begin"/>
        </w:r>
        <w:r>
          <w:rPr>
            <w:noProof/>
            <w:webHidden/>
          </w:rPr>
          <w:instrText xml:space="preserve"> PAGEREF _Toc228992861 \h </w:instrText>
        </w:r>
        <w:r>
          <w:rPr>
            <w:noProof/>
            <w:webHidden/>
          </w:rPr>
        </w:r>
        <w:r>
          <w:rPr>
            <w:noProof/>
            <w:webHidden/>
          </w:rPr>
          <w:fldChar w:fldCharType="separate"/>
        </w:r>
        <w:r>
          <w:rPr>
            <w:noProof/>
            <w:webHidden/>
          </w:rPr>
          <w:t>15</w:t>
        </w:r>
        <w:r>
          <w:rPr>
            <w:noProof/>
            <w:webHidden/>
          </w:rPr>
          <w:fldChar w:fldCharType="end"/>
        </w:r>
      </w:hyperlink>
    </w:p>
    <w:p w14:paraId="2022DC6C" w14:textId="360A2609"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62" w:history="1">
        <w:r w:rsidRPr="002F2978">
          <w:rPr>
            <w:rStyle w:val="Hyperlink"/>
            <w:noProof/>
          </w:rPr>
          <w:t>3.4.1.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_Toc228992862 \h </w:instrText>
        </w:r>
        <w:r>
          <w:rPr>
            <w:noProof/>
            <w:webHidden/>
          </w:rPr>
        </w:r>
        <w:r>
          <w:rPr>
            <w:noProof/>
            <w:webHidden/>
          </w:rPr>
          <w:fldChar w:fldCharType="separate"/>
        </w:r>
        <w:r>
          <w:rPr>
            <w:noProof/>
            <w:webHidden/>
          </w:rPr>
          <w:t>15</w:t>
        </w:r>
        <w:r>
          <w:rPr>
            <w:noProof/>
            <w:webHidden/>
          </w:rPr>
          <w:fldChar w:fldCharType="end"/>
        </w:r>
      </w:hyperlink>
    </w:p>
    <w:p w14:paraId="746EE9D5" w14:textId="4D7BA741" w:rsidR="00CF3B8A" w:rsidRDefault="00CF3B8A">
      <w:pPr>
        <w:pStyle w:val="TOC1"/>
        <w:tabs>
          <w:tab w:val="left" w:pos="440"/>
          <w:tab w:val="right" w:leader="dot" w:pos="9061"/>
        </w:tabs>
        <w:rPr>
          <w:rFonts w:eastAsiaTheme="minorEastAsia" w:cstheme="minorBidi"/>
          <w:noProof/>
          <w:kern w:val="2"/>
          <w14:ligatures w14:val="standardContextual"/>
        </w:rPr>
      </w:pPr>
      <w:hyperlink w:anchor="_Toc228992863" w:history="1">
        <w:r w:rsidRPr="002F2978">
          <w:rPr>
            <w:rStyle w:val="Hyperlink"/>
            <w:noProof/>
          </w:rPr>
          <w:t>4.</w:t>
        </w:r>
        <w:r>
          <w:rPr>
            <w:rFonts w:eastAsiaTheme="minorEastAsia" w:cstheme="minorBidi"/>
            <w:noProof/>
            <w:kern w:val="2"/>
            <w14:ligatures w14:val="standardContextual"/>
          </w:rPr>
          <w:tab/>
        </w:r>
        <w:r w:rsidRPr="002F2978">
          <w:rPr>
            <w:rStyle w:val="Hyperlink"/>
            <w:noProof/>
          </w:rPr>
          <w:t>Discusión</w:t>
        </w:r>
        <w:r>
          <w:rPr>
            <w:noProof/>
            <w:webHidden/>
          </w:rPr>
          <w:tab/>
        </w:r>
        <w:r>
          <w:rPr>
            <w:noProof/>
            <w:webHidden/>
          </w:rPr>
          <w:fldChar w:fldCharType="begin"/>
        </w:r>
        <w:r>
          <w:rPr>
            <w:noProof/>
            <w:webHidden/>
          </w:rPr>
          <w:instrText xml:space="preserve"> PAGEREF _Toc228992863 \h </w:instrText>
        </w:r>
        <w:r>
          <w:rPr>
            <w:noProof/>
            <w:webHidden/>
          </w:rPr>
        </w:r>
        <w:r>
          <w:rPr>
            <w:noProof/>
            <w:webHidden/>
          </w:rPr>
          <w:fldChar w:fldCharType="separate"/>
        </w:r>
        <w:r>
          <w:rPr>
            <w:noProof/>
            <w:webHidden/>
          </w:rPr>
          <w:t>16</w:t>
        </w:r>
        <w:r>
          <w:rPr>
            <w:noProof/>
            <w:webHidden/>
          </w:rPr>
          <w:fldChar w:fldCharType="end"/>
        </w:r>
      </w:hyperlink>
    </w:p>
    <w:p w14:paraId="5E0D7EF9" w14:textId="058014EE"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64" w:history="1">
        <w:r w:rsidRPr="002F2978">
          <w:rPr>
            <w:rStyle w:val="Hyperlink"/>
            <w:noProof/>
          </w:rPr>
          <w:t>4.1.</w:t>
        </w:r>
        <w:r>
          <w:rPr>
            <w:rFonts w:eastAsiaTheme="minorEastAsia" w:cstheme="minorBidi"/>
            <w:noProof/>
            <w:kern w:val="2"/>
            <w14:ligatures w14:val="standardContextual"/>
          </w:rPr>
          <w:tab/>
        </w:r>
        <w:r w:rsidRPr="002F2978">
          <w:rPr>
            <w:rStyle w:val="Hyperlink"/>
            <w:noProof/>
          </w:rPr>
          <w:t>Interpretación de los biomarcadores identificados</w:t>
        </w:r>
        <w:r>
          <w:rPr>
            <w:noProof/>
            <w:webHidden/>
          </w:rPr>
          <w:tab/>
        </w:r>
        <w:r>
          <w:rPr>
            <w:noProof/>
            <w:webHidden/>
          </w:rPr>
          <w:fldChar w:fldCharType="begin"/>
        </w:r>
        <w:r>
          <w:rPr>
            <w:noProof/>
            <w:webHidden/>
          </w:rPr>
          <w:instrText xml:space="preserve"> PAGEREF _Toc228992864 \h </w:instrText>
        </w:r>
        <w:r>
          <w:rPr>
            <w:noProof/>
            <w:webHidden/>
          </w:rPr>
        </w:r>
        <w:r>
          <w:rPr>
            <w:noProof/>
            <w:webHidden/>
          </w:rPr>
          <w:fldChar w:fldCharType="separate"/>
        </w:r>
        <w:r>
          <w:rPr>
            <w:noProof/>
            <w:webHidden/>
          </w:rPr>
          <w:t>16</w:t>
        </w:r>
        <w:r>
          <w:rPr>
            <w:noProof/>
            <w:webHidden/>
          </w:rPr>
          <w:fldChar w:fldCharType="end"/>
        </w:r>
      </w:hyperlink>
    </w:p>
    <w:p w14:paraId="46CCF431" w14:textId="754BECB6"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65" w:history="1">
        <w:r w:rsidRPr="002F2978">
          <w:rPr>
            <w:rStyle w:val="Hyperlink"/>
            <w:noProof/>
          </w:rPr>
          <w:t>4.1.1.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_Toc228992865 \h </w:instrText>
        </w:r>
        <w:r>
          <w:rPr>
            <w:noProof/>
            <w:webHidden/>
          </w:rPr>
        </w:r>
        <w:r>
          <w:rPr>
            <w:noProof/>
            <w:webHidden/>
          </w:rPr>
          <w:fldChar w:fldCharType="separate"/>
        </w:r>
        <w:r>
          <w:rPr>
            <w:noProof/>
            <w:webHidden/>
          </w:rPr>
          <w:t>16</w:t>
        </w:r>
        <w:r>
          <w:rPr>
            <w:noProof/>
            <w:webHidden/>
          </w:rPr>
          <w:fldChar w:fldCharType="end"/>
        </w:r>
      </w:hyperlink>
    </w:p>
    <w:p w14:paraId="3FC0DE8E" w14:textId="2B224A8B"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66" w:history="1">
        <w:r w:rsidRPr="002F2978">
          <w:rPr>
            <w:rStyle w:val="Hyperlink"/>
            <w:noProof/>
          </w:rPr>
          <w:t>4.2.</w:t>
        </w:r>
        <w:r>
          <w:rPr>
            <w:rFonts w:eastAsiaTheme="minorEastAsia" w:cstheme="minorBidi"/>
            <w:noProof/>
            <w:kern w:val="2"/>
            <w14:ligatures w14:val="standardContextual"/>
          </w:rPr>
          <w:tab/>
        </w:r>
        <w:r w:rsidRPr="002F2978">
          <w:rPr>
            <w:rStyle w:val="Hyperlink"/>
            <w:noProof/>
          </w:rPr>
          <w:t>Análisis del enriquecimiento funcional en el contexto clínico</w:t>
        </w:r>
        <w:r>
          <w:rPr>
            <w:noProof/>
            <w:webHidden/>
          </w:rPr>
          <w:tab/>
        </w:r>
        <w:r>
          <w:rPr>
            <w:noProof/>
            <w:webHidden/>
          </w:rPr>
          <w:fldChar w:fldCharType="begin"/>
        </w:r>
        <w:r>
          <w:rPr>
            <w:noProof/>
            <w:webHidden/>
          </w:rPr>
          <w:instrText xml:space="preserve"> PAGEREF _Toc228992866 \h </w:instrText>
        </w:r>
        <w:r>
          <w:rPr>
            <w:noProof/>
            <w:webHidden/>
          </w:rPr>
        </w:r>
        <w:r>
          <w:rPr>
            <w:noProof/>
            <w:webHidden/>
          </w:rPr>
          <w:fldChar w:fldCharType="separate"/>
        </w:r>
        <w:r>
          <w:rPr>
            <w:noProof/>
            <w:webHidden/>
          </w:rPr>
          <w:t>16</w:t>
        </w:r>
        <w:r>
          <w:rPr>
            <w:noProof/>
            <w:webHidden/>
          </w:rPr>
          <w:fldChar w:fldCharType="end"/>
        </w:r>
      </w:hyperlink>
    </w:p>
    <w:p w14:paraId="6526D6DC" w14:textId="57D82605"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67" w:history="1">
        <w:r w:rsidRPr="002F2978">
          <w:rPr>
            <w:rStyle w:val="Hyperlink"/>
            <w:noProof/>
          </w:rPr>
          <w:t>4.2.1.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_Toc228992867 \h </w:instrText>
        </w:r>
        <w:r>
          <w:rPr>
            <w:noProof/>
            <w:webHidden/>
          </w:rPr>
        </w:r>
        <w:r>
          <w:rPr>
            <w:noProof/>
            <w:webHidden/>
          </w:rPr>
          <w:fldChar w:fldCharType="separate"/>
        </w:r>
        <w:r>
          <w:rPr>
            <w:noProof/>
            <w:webHidden/>
          </w:rPr>
          <w:t>16</w:t>
        </w:r>
        <w:r>
          <w:rPr>
            <w:noProof/>
            <w:webHidden/>
          </w:rPr>
          <w:fldChar w:fldCharType="end"/>
        </w:r>
      </w:hyperlink>
    </w:p>
    <w:p w14:paraId="1E0D97A1" w14:textId="5D5F095F"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68" w:history="1">
        <w:r w:rsidRPr="002F2978">
          <w:rPr>
            <w:rStyle w:val="Hyperlink"/>
            <w:noProof/>
          </w:rPr>
          <w:t>4.3.</w:t>
        </w:r>
        <w:r>
          <w:rPr>
            <w:rFonts w:eastAsiaTheme="minorEastAsia" w:cstheme="minorBidi"/>
            <w:noProof/>
            <w:kern w:val="2"/>
            <w14:ligatures w14:val="standardContextual"/>
          </w:rPr>
          <w:tab/>
        </w:r>
        <w:r w:rsidRPr="002F2978">
          <w:rPr>
            <w:rStyle w:val="Hyperlink"/>
            <w:noProof/>
          </w:rPr>
          <w:t>Comparación con estudios previos y meta-análisis existentes</w:t>
        </w:r>
        <w:r>
          <w:rPr>
            <w:noProof/>
            <w:webHidden/>
          </w:rPr>
          <w:tab/>
        </w:r>
        <w:r>
          <w:rPr>
            <w:noProof/>
            <w:webHidden/>
          </w:rPr>
          <w:fldChar w:fldCharType="begin"/>
        </w:r>
        <w:r>
          <w:rPr>
            <w:noProof/>
            <w:webHidden/>
          </w:rPr>
          <w:instrText xml:space="preserve"> PAGEREF _Toc228992868 \h </w:instrText>
        </w:r>
        <w:r>
          <w:rPr>
            <w:noProof/>
            <w:webHidden/>
          </w:rPr>
        </w:r>
        <w:r>
          <w:rPr>
            <w:noProof/>
            <w:webHidden/>
          </w:rPr>
          <w:fldChar w:fldCharType="separate"/>
        </w:r>
        <w:r>
          <w:rPr>
            <w:noProof/>
            <w:webHidden/>
          </w:rPr>
          <w:t>16</w:t>
        </w:r>
        <w:r>
          <w:rPr>
            <w:noProof/>
            <w:webHidden/>
          </w:rPr>
          <w:fldChar w:fldCharType="end"/>
        </w:r>
      </w:hyperlink>
    </w:p>
    <w:p w14:paraId="0A7ECFF0" w14:textId="2A3BD493"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69" w:history="1">
        <w:r w:rsidRPr="002F2978">
          <w:rPr>
            <w:rStyle w:val="Hyperlink"/>
            <w:noProof/>
          </w:rPr>
          <w:t>4.3.1.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_Toc228992869 \h </w:instrText>
        </w:r>
        <w:r>
          <w:rPr>
            <w:noProof/>
            <w:webHidden/>
          </w:rPr>
        </w:r>
        <w:r>
          <w:rPr>
            <w:noProof/>
            <w:webHidden/>
          </w:rPr>
          <w:fldChar w:fldCharType="separate"/>
        </w:r>
        <w:r>
          <w:rPr>
            <w:noProof/>
            <w:webHidden/>
          </w:rPr>
          <w:t>16</w:t>
        </w:r>
        <w:r>
          <w:rPr>
            <w:noProof/>
            <w:webHidden/>
          </w:rPr>
          <w:fldChar w:fldCharType="end"/>
        </w:r>
      </w:hyperlink>
    </w:p>
    <w:p w14:paraId="3DFBD280" w14:textId="22D3A226" w:rsidR="00CF3B8A" w:rsidRDefault="00CF3B8A">
      <w:pPr>
        <w:pStyle w:val="TOC1"/>
        <w:tabs>
          <w:tab w:val="left" w:pos="440"/>
          <w:tab w:val="right" w:leader="dot" w:pos="9061"/>
        </w:tabs>
        <w:rPr>
          <w:rFonts w:eastAsiaTheme="minorEastAsia" w:cstheme="minorBidi"/>
          <w:noProof/>
          <w:kern w:val="2"/>
          <w14:ligatures w14:val="standardContextual"/>
        </w:rPr>
      </w:pPr>
      <w:hyperlink w:anchor="_Toc228992870" w:history="1">
        <w:r w:rsidRPr="002F2978">
          <w:rPr>
            <w:rStyle w:val="Hyperlink"/>
            <w:noProof/>
          </w:rPr>
          <w:t>5.</w:t>
        </w:r>
        <w:r>
          <w:rPr>
            <w:rFonts w:eastAsiaTheme="minorEastAsia" w:cstheme="minorBidi"/>
            <w:noProof/>
            <w:kern w:val="2"/>
            <w14:ligatures w14:val="standardContextual"/>
          </w:rPr>
          <w:tab/>
        </w:r>
        <w:r w:rsidRPr="002F2978">
          <w:rPr>
            <w:rStyle w:val="Hyperlink"/>
            <w:noProof/>
          </w:rPr>
          <w:t>Conclusiones</w:t>
        </w:r>
        <w:r>
          <w:rPr>
            <w:noProof/>
            <w:webHidden/>
          </w:rPr>
          <w:tab/>
        </w:r>
        <w:r>
          <w:rPr>
            <w:noProof/>
            <w:webHidden/>
          </w:rPr>
          <w:fldChar w:fldCharType="begin"/>
        </w:r>
        <w:r>
          <w:rPr>
            <w:noProof/>
            <w:webHidden/>
          </w:rPr>
          <w:instrText xml:space="preserve"> PAGEREF _Toc228992870 \h </w:instrText>
        </w:r>
        <w:r>
          <w:rPr>
            <w:noProof/>
            <w:webHidden/>
          </w:rPr>
        </w:r>
        <w:r>
          <w:rPr>
            <w:noProof/>
            <w:webHidden/>
          </w:rPr>
          <w:fldChar w:fldCharType="separate"/>
        </w:r>
        <w:r>
          <w:rPr>
            <w:noProof/>
            <w:webHidden/>
          </w:rPr>
          <w:t>17</w:t>
        </w:r>
        <w:r>
          <w:rPr>
            <w:noProof/>
            <w:webHidden/>
          </w:rPr>
          <w:fldChar w:fldCharType="end"/>
        </w:r>
      </w:hyperlink>
    </w:p>
    <w:p w14:paraId="00C747B4" w14:textId="22C764F7"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71" w:history="1">
        <w:r w:rsidRPr="002F2978">
          <w:rPr>
            <w:rStyle w:val="Hyperlink"/>
            <w:noProof/>
          </w:rPr>
          <w:t>5.1.</w:t>
        </w:r>
        <w:r>
          <w:rPr>
            <w:rFonts w:eastAsiaTheme="minorEastAsia" w:cstheme="minorBidi"/>
            <w:noProof/>
            <w:kern w:val="2"/>
            <w14:ligatures w14:val="standardContextual"/>
          </w:rPr>
          <w:tab/>
        </w:r>
        <w:r w:rsidRPr="002F2978">
          <w:rPr>
            <w:rStyle w:val="Hyperlink"/>
            <w:noProof/>
          </w:rPr>
          <w:t>Conclusiones respecto a los objetivos planteados</w:t>
        </w:r>
        <w:r>
          <w:rPr>
            <w:noProof/>
            <w:webHidden/>
          </w:rPr>
          <w:tab/>
        </w:r>
        <w:r>
          <w:rPr>
            <w:noProof/>
            <w:webHidden/>
          </w:rPr>
          <w:fldChar w:fldCharType="begin"/>
        </w:r>
        <w:r>
          <w:rPr>
            <w:noProof/>
            <w:webHidden/>
          </w:rPr>
          <w:instrText xml:space="preserve"> PAGEREF _Toc228992871 \h </w:instrText>
        </w:r>
        <w:r>
          <w:rPr>
            <w:noProof/>
            <w:webHidden/>
          </w:rPr>
        </w:r>
        <w:r>
          <w:rPr>
            <w:noProof/>
            <w:webHidden/>
          </w:rPr>
          <w:fldChar w:fldCharType="separate"/>
        </w:r>
        <w:r>
          <w:rPr>
            <w:noProof/>
            <w:webHidden/>
          </w:rPr>
          <w:t>17</w:t>
        </w:r>
        <w:r>
          <w:rPr>
            <w:noProof/>
            <w:webHidden/>
          </w:rPr>
          <w:fldChar w:fldCharType="end"/>
        </w:r>
      </w:hyperlink>
    </w:p>
    <w:p w14:paraId="781677A3" w14:textId="7F95608E"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72" w:history="1">
        <w:r w:rsidRPr="002F2978">
          <w:rPr>
            <w:rStyle w:val="Hyperlink"/>
            <w:noProof/>
          </w:rPr>
          <w:t>5.1.1.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_Toc228992872 \h </w:instrText>
        </w:r>
        <w:r>
          <w:rPr>
            <w:noProof/>
            <w:webHidden/>
          </w:rPr>
        </w:r>
        <w:r>
          <w:rPr>
            <w:noProof/>
            <w:webHidden/>
          </w:rPr>
          <w:fldChar w:fldCharType="separate"/>
        </w:r>
        <w:r>
          <w:rPr>
            <w:noProof/>
            <w:webHidden/>
          </w:rPr>
          <w:t>17</w:t>
        </w:r>
        <w:r>
          <w:rPr>
            <w:noProof/>
            <w:webHidden/>
          </w:rPr>
          <w:fldChar w:fldCharType="end"/>
        </w:r>
      </w:hyperlink>
    </w:p>
    <w:p w14:paraId="10F8B1B6" w14:textId="22E3B007" w:rsidR="00CF3B8A" w:rsidRDefault="00CF3B8A">
      <w:pPr>
        <w:pStyle w:val="TOC2"/>
        <w:tabs>
          <w:tab w:val="left" w:pos="960"/>
          <w:tab w:val="right" w:leader="dot" w:pos="9061"/>
        </w:tabs>
        <w:rPr>
          <w:rFonts w:eastAsiaTheme="minorEastAsia" w:cstheme="minorBidi"/>
          <w:noProof/>
          <w:kern w:val="2"/>
          <w14:ligatures w14:val="standardContextual"/>
        </w:rPr>
      </w:pPr>
      <w:hyperlink w:anchor="_Toc228992873" w:history="1">
        <w:r w:rsidRPr="002F2978">
          <w:rPr>
            <w:rStyle w:val="Hyperlink"/>
            <w:noProof/>
          </w:rPr>
          <w:t>5.2.</w:t>
        </w:r>
        <w:r>
          <w:rPr>
            <w:rFonts w:eastAsiaTheme="minorEastAsia" w:cstheme="minorBidi"/>
            <w:noProof/>
            <w:kern w:val="2"/>
            <w14:ligatures w14:val="standardContextual"/>
          </w:rPr>
          <w:tab/>
        </w:r>
        <w:r w:rsidRPr="002F2978">
          <w:rPr>
            <w:rStyle w:val="Hyperlink"/>
            <w:noProof/>
          </w:rPr>
          <w:t>Líneas de investigación futuras</w:t>
        </w:r>
        <w:r>
          <w:rPr>
            <w:noProof/>
            <w:webHidden/>
          </w:rPr>
          <w:tab/>
        </w:r>
        <w:r>
          <w:rPr>
            <w:noProof/>
            <w:webHidden/>
          </w:rPr>
          <w:fldChar w:fldCharType="begin"/>
        </w:r>
        <w:r>
          <w:rPr>
            <w:noProof/>
            <w:webHidden/>
          </w:rPr>
          <w:instrText xml:space="preserve"> PAGEREF _Toc228992873 \h </w:instrText>
        </w:r>
        <w:r>
          <w:rPr>
            <w:noProof/>
            <w:webHidden/>
          </w:rPr>
        </w:r>
        <w:r>
          <w:rPr>
            <w:noProof/>
            <w:webHidden/>
          </w:rPr>
          <w:fldChar w:fldCharType="separate"/>
        </w:r>
        <w:r>
          <w:rPr>
            <w:noProof/>
            <w:webHidden/>
          </w:rPr>
          <w:t>17</w:t>
        </w:r>
        <w:r>
          <w:rPr>
            <w:noProof/>
            <w:webHidden/>
          </w:rPr>
          <w:fldChar w:fldCharType="end"/>
        </w:r>
      </w:hyperlink>
    </w:p>
    <w:p w14:paraId="2FC65E1F" w14:textId="480218D3" w:rsidR="00CF3B8A" w:rsidRDefault="00CF3B8A">
      <w:pPr>
        <w:pStyle w:val="TOC3"/>
        <w:tabs>
          <w:tab w:val="left" w:pos="1440"/>
          <w:tab w:val="right" w:leader="dot" w:pos="9061"/>
        </w:tabs>
        <w:rPr>
          <w:rFonts w:eastAsiaTheme="minorEastAsia" w:cstheme="minorBidi"/>
          <w:noProof/>
          <w:kern w:val="2"/>
          <w14:ligatures w14:val="standardContextual"/>
        </w:rPr>
      </w:pPr>
      <w:hyperlink w:anchor="_Toc228992874" w:history="1">
        <w:r w:rsidRPr="002F2978">
          <w:rPr>
            <w:rStyle w:val="Hyperlink"/>
            <w:noProof/>
          </w:rPr>
          <w:t>5.2.1.</w:t>
        </w:r>
        <w:r>
          <w:rPr>
            <w:rFonts w:eastAsiaTheme="minorEastAsia" w:cstheme="minorBidi"/>
            <w:noProof/>
            <w:kern w:val="2"/>
            <w14:ligatures w14:val="standardContextual"/>
          </w:rPr>
          <w:tab/>
        </w:r>
        <w:r w:rsidRPr="002F2978">
          <w:rPr>
            <w:rStyle w:val="Hyperlink"/>
            <w:noProof/>
          </w:rPr>
          <w:t>“Título 3” del menú de estilos</w:t>
        </w:r>
        <w:r>
          <w:rPr>
            <w:noProof/>
            <w:webHidden/>
          </w:rPr>
          <w:tab/>
        </w:r>
        <w:r>
          <w:rPr>
            <w:noProof/>
            <w:webHidden/>
          </w:rPr>
          <w:fldChar w:fldCharType="begin"/>
        </w:r>
        <w:r>
          <w:rPr>
            <w:noProof/>
            <w:webHidden/>
          </w:rPr>
          <w:instrText xml:space="preserve"> PAGEREF _Toc228992874 \h </w:instrText>
        </w:r>
        <w:r>
          <w:rPr>
            <w:noProof/>
            <w:webHidden/>
          </w:rPr>
        </w:r>
        <w:r>
          <w:rPr>
            <w:noProof/>
            <w:webHidden/>
          </w:rPr>
          <w:fldChar w:fldCharType="separate"/>
        </w:r>
        <w:r>
          <w:rPr>
            <w:noProof/>
            <w:webHidden/>
          </w:rPr>
          <w:t>17</w:t>
        </w:r>
        <w:r>
          <w:rPr>
            <w:noProof/>
            <w:webHidden/>
          </w:rPr>
          <w:fldChar w:fldCharType="end"/>
        </w:r>
      </w:hyperlink>
    </w:p>
    <w:p w14:paraId="68159E48" w14:textId="10409149" w:rsidR="00CF3B8A" w:rsidRDefault="00CF3B8A">
      <w:pPr>
        <w:pStyle w:val="TOC1"/>
        <w:tabs>
          <w:tab w:val="right" w:leader="dot" w:pos="9061"/>
        </w:tabs>
        <w:rPr>
          <w:rFonts w:eastAsiaTheme="minorEastAsia" w:cstheme="minorBidi"/>
          <w:noProof/>
          <w:kern w:val="2"/>
          <w14:ligatures w14:val="standardContextual"/>
        </w:rPr>
      </w:pPr>
      <w:hyperlink w:anchor="_Toc228992875" w:history="1">
        <w:r w:rsidRPr="002F2978">
          <w:rPr>
            <w:rStyle w:val="Hyperlink"/>
            <w:noProof/>
          </w:rPr>
          <w:t>Referencias bibliográficas</w:t>
        </w:r>
        <w:r>
          <w:rPr>
            <w:noProof/>
            <w:webHidden/>
          </w:rPr>
          <w:tab/>
        </w:r>
        <w:r>
          <w:rPr>
            <w:noProof/>
            <w:webHidden/>
          </w:rPr>
          <w:fldChar w:fldCharType="begin"/>
        </w:r>
        <w:r>
          <w:rPr>
            <w:noProof/>
            <w:webHidden/>
          </w:rPr>
          <w:instrText xml:space="preserve"> PAGEREF _Toc228992875 \h </w:instrText>
        </w:r>
        <w:r>
          <w:rPr>
            <w:noProof/>
            <w:webHidden/>
          </w:rPr>
        </w:r>
        <w:r>
          <w:rPr>
            <w:noProof/>
            <w:webHidden/>
          </w:rPr>
          <w:fldChar w:fldCharType="separate"/>
        </w:r>
        <w:r>
          <w:rPr>
            <w:noProof/>
            <w:webHidden/>
          </w:rPr>
          <w:t>18</w:t>
        </w:r>
        <w:r>
          <w:rPr>
            <w:noProof/>
            <w:webHidden/>
          </w:rPr>
          <w:fldChar w:fldCharType="end"/>
        </w:r>
      </w:hyperlink>
    </w:p>
    <w:p w14:paraId="206613E3" w14:textId="1480185E" w:rsidR="00CF3B8A" w:rsidRDefault="00CF3B8A">
      <w:pPr>
        <w:pStyle w:val="TOC1"/>
        <w:tabs>
          <w:tab w:val="left" w:pos="1200"/>
          <w:tab w:val="right" w:leader="dot" w:pos="9061"/>
        </w:tabs>
        <w:rPr>
          <w:rFonts w:eastAsiaTheme="minorEastAsia" w:cstheme="minorBidi"/>
          <w:noProof/>
          <w:kern w:val="2"/>
          <w14:ligatures w14:val="standardContextual"/>
        </w:rPr>
      </w:pPr>
      <w:hyperlink w:anchor="_Toc228992876" w:history="1">
        <w:r w:rsidRPr="002F2978">
          <w:rPr>
            <w:rStyle w:val="Hyperlink"/>
            <w:noProof/>
          </w:rPr>
          <w:t>Anexo A.</w:t>
        </w:r>
        <w:r>
          <w:rPr>
            <w:rFonts w:eastAsiaTheme="minorEastAsia" w:cstheme="minorBidi"/>
            <w:noProof/>
            <w:kern w:val="2"/>
            <w14:ligatures w14:val="standardContextual"/>
          </w:rPr>
          <w:tab/>
        </w:r>
        <w:r w:rsidRPr="002F2978">
          <w:rPr>
            <w:rStyle w:val="Hyperlink"/>
            <w:noProof/>
          </w:rPr>
          <w:t>Encuestas realizadas</w:t>
        </w:r>
        <w:r>
          <w:rPr>
            <w:noProof/>
            <w:webHidden/>
          </w:rPr>
          <w:tab/>
        </w:r>
        <w:r>
          <w:rPr>
            <w:noProof/>
            <w:webHidden/>
          </w:rPr>
          <w:fldChar w:fldCharType="begin"/>
        </w:r>
        <w:r>
          <w:rPr>
            <w:noProof/>
            <w:webHidden/>
          </w:rPr>
          <w:instrText xml:space="preserve"> PAGEREF _Toc228992876 \h </w:instrText>
        </w:r>
        <w:r>
          <w:rPr>
            <w:noProof/>
            <w:webHidden/>
          </w:rPr>
        </w:r>
        <w:r>
          <w:rPr>
            <w:noProof/>
            <w:webHidden/>
          </w:rPr>
          <w:fldChar w:fldCharType="separate"/>
        </w:r>
        <w:r>
          <w:rPr>
            <w:noProof/>
            <w:webHidden/>
          </w:rPr>
          <w:t>19</w:t>
        </w:r>
        <w:r>
          <w:rPr>
            <w:noProof/>
            <w:webHidden/>
          </w:rPr>
          <w:fldChar w:fldCharType="end"/>
        </w:r>
      </w:hyperlink>
    </w:p>
    <w:p w14:paraId="5177810C" w14:textId="0715BC3E"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r w:rsidR="00A7686B">
        <w:t xml:space="preserve"> </w:t>
      </w:r>
    </w:p>
    <w:p w14:paraId="7F66CA4B" w14:textId="21396989" w:rsidR="00D34BAD" w:rsidRDefault="00C10A65">
      <w:pPr>
        <w:pStyle w:val="TO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yperlink"/>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D34BAD">
          <w:rPr>
            <w:noProof/>
            <w:webHidden/>
          </w:rPr>
          <w:t>9</w:t>
        </w:r>
        <w:r w:rsidR="00D34BAD">
          <w:rPr>
            <w:noProof/>
            <w:webHidden/>
          </w:rPr>
          <w:fldChar w:fldCharType="end"/>
        </w:r>
      </w:hyperlink>
    </w:p>
    <w:p w14:paraId="0BBA519A" w14:textId="338D05F8"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5403129F" w14:textId="3A06C645" w:rsidR="00CF3B8A" w:rsidRDefault="00C10A65">
      <w:pPr>
        <w:pStyle w:val="TableofFigures"/>
        <w:tabs>
          <w:tab w:val="right" w:leader="dot" w:pos="9061"/>
        </w:tabs>
        <w:rPr>
          <w:rFonts w:eastAsiaTheme="minorEastAsia" w:cstheme="minorBidi"/>
          <w:noProof/>
          <w:kern w:val="2"/>
          <w14:ligatures w14:val="standardContextual"/>
        </w:rPr>
      </w:pPr>
      <w:r w:rsidRPr="00B56FB6">
        <w:fldChar w:fldCharType="begin"/>
      </w:r>
      <w:r w:rsidRPr="00B56FB6">
        <w:instrText xml:space="preserve"> TOC \h \z \t "Título de TDC;Tablas" \c </w:instrText>
      </w:r>
      <w:r w:rsidRPr="00B56FB6">
        <w:fldChar w:fldCharType="separate"/>
      </w:r>
      <w:hyperlink w:anchor="_Toc228992877" w:history="1">
        <w:r w:rsidR="00CF3B8A" w:rsidRPr="007E4CE7">
          <w:rPr>
            <w:rStyle w:val="Hyperlink"/>
            <w:noProof/>
          </w:rPr>
          <w:t>Tabla 1. “Tablas” del menú de estilos</w:t>
        </w:r>
        <w:r w:rsidR="00CF3B8A">
          <w:rPr>
            <w:noProof/>
            <w:webHidden/>
          </w:rPr>
          <w:tab/>
        </w:r>
        <w:r w:rsidR="00CF3B8A">
          <w:rPr>
            <w:noProof/>
            <w:webHidden/>
          </w:rPr>
          <w:fldChar w:fldCharType="begin"/>
        </w:r>
        <w:r w:rsidR="00CF3B8A">
          <w:rPr>
            <w:noProof/>
            <w:webHidden/>
          </w:rPr>
          <w:instrText xml:space="preserve"> PAGEREF _Toc228992877 \h </w:instrText>
        </w:r>
        <w:r w:rsidR="00CF3B8A">
          <w:rPr>
            <w:noProof/>
            <w:webHidden/>
          </w:rPr>
        </w:r>
        <w:r w:rsidR="00CF3B8A">
          <w:rPr>
            <w:noProof/>
            <w:webHidden/>
          </w:rPr>
          <w:fldChar w:fldCharType="separate"/>
        </w:r>
        <w:r w:rsidR="00CF3B8A">
          <w:rPr>
            <w:noProof/>
            <w:webHidden/>
          </w:rPr>
          <w:t>8</w:t>
        </w:r>
        <w:r w:rsidR="00CF3B8A">
          <w:rPr>
            <w:noProof/>
            <w:webHidden/>
          </w:rPr>
          <w:fldChar w:fldCharType="end"/>
        </w:r>
      </w:hyperlink>
    </w:p>
    <w:p w14:paraId="14EE40F8" w14:textId="299545FC" w:rsidR="00CF3B8A" w:rsidRDefault="00CF3B8A">
      <w:pPr>
        <w:pStyle w:val="TableofFigures"/>
        <w:tabs>
          <w:tab w:val="right" w:leader="dot" w:pos="9061"/>
        </w:tabs>
        <w:rPr>
          <w:rFonts w:eastAsiaTheme="minorEastAsia" w:cstheme="minorBidi"/>
          <w:noProof/>
          <w:kern w:val="2"/>
          <w14:ligatures w14:val="standardContextual"/>
        </w:rPr>
      </w:pPr>
      <w:hyperlink w:anchor="_Toc228992878" w:history="1">
        <w:r w:rsidRPr="007E4CE7">
          <w:rPr>
            <w:rStyle w:val="Hyperlink"/>
            <w:noProof/>
          </w:rPr>
          <w:t>Tabla 1. Resumen de los datasets de RNA-seq integrados y características del diseño experimental.</w:t>
        </w:r>
        <w:r>
          <w:rPr>
            <w:noProof/>
            <w:webHidden/>
          </w:rPr>
          <w:tab/>
        </w:r>
        <w:r>
          <w:rPr>
            <w:noProof/>
            <w:webHidden/>
          </w:rPr>
          <w:fldChar w:fldCharType="begin"/>
        </w:r>
        <w:r>
          <w:rPr>
            <w:noProof/>
            <w:webHidden/>
          </w:rPr>
          <w:instrText xml:space="preserve"> PAGEREF _Toc228992878 \h </w:instrText>
        </w:r>
        <w:r>
          <w:rPr>
            <w:noProof/>
            <w:webHidden/>
          </w:rPr>
        </w:r>
        <w:r>
          <w:rPr>
            <w:noProof/>
            <w:webHidden/>
          </w:rPr>
          <w:fldChar w:fldCharType="separate"/>
        </w:r>
        <w:r>
          <w:rPr>
            <w:noProof/>
            <w:webHidden/>
          </w:rPr>
          <w:t>13</w:t>
        </w:r>
        <w:r>
          <w:rPr>
            <w:noProof/>
            <w:webHidden/>
          </w:rPr>
          <w:fldChar w:fldCharType="end"/>
        </w:r>
      </w:hyperlink>
    </w:p>
    <w:p w14:paraId="111F1A94" w14:textId="133F3074" w:rsidR="005D549B" w:rsidRPr="00727AE8" w:rsidRDefault="00C10A65" w:rsidP="006403BD">
      <w:pPr>
        <w:pStyle w:val="TOCHeading"/>
      </w:pPr>
      <w:r w:rsidRPr="00B56FB6">
        <w:fldChar w:fldCharType="end"/>
      </w:r>
    </w:p>
    <w:p w14:paraId="714B5BC8" w14:textId="77777777" w:rsidR="005D549B" w:rsidRPr="00727AE8" w:rsidRDefault="005D549B" w:rsidP="006403BD"/>
    <w:p w14:paraId="730CF473" w14:textId="47487400" w:rsidR="00C84740" w:rsidRPr="000D09A0" w:rsidRDefault="00A976F0" w:rsidP="000D09A0">
      <w:pPr>
        <w:pStyle w:val="Heading1"/>
      </w:pPr>
      <w:r w:rsidRPr="00727AE8">
        <w:br w:type="page"/>
      </w:r>
      <w:bookmarkStart w:id="4" w:name="_Toc228992840"/>
      <w:r w:rsidR="001B665F" w:rsidRPr="001B665F">
        <w:rPr>
          <w:caps w:val="0"/>
        </w:rPr>
        <w:lastRenderedPageBreak/>
        <w:t>Introducción</w:t>
      </w:r>
      <w:bookmarkEnd w:id="4"/>
    </w:p>
    <w:p w14:paraId="530AD617" w14:textId="7E28291B" w:rsidR="00C84740" w:rsidRPr="006403BD" w:rsidRDefault="005D549B" w:rsidP="006403BD">
      <w:r w:rsidRPr="006403BD">
        <w:t>Texto Normal del menú de estilos.</w:t>
      </w:r>
    </w:p>
    <w:p w14:paraId="37B3FE41" w14:textId="579AFC00" w:rsidR="005D549B" w:rsidRDefault="00FA0670" w:rsidP="006403BD">
      <w:r>
        <w:t>Ejemplo de nota al pie</w:t>
      </w:r>
      <w:r>
        <w:rPr>
          <w:rStyle w:val="FootnoteReference"/>
        </w:rPr>
        <w:footnoteReference w:id="1"/>
      </w:r>
      <w:r>
        <w:t>.</w:t>
      </w:r>
    </w:p>
    <w:p w14:paraId="1CC091D9" w14:textId="77777777" w:rsidR="00FA0670" w:rsidRPr="001C2FB3" w:rsidRDefault="00FA0670" w:rsidP="006403BD"/>
    <w:p w14:paraId="161E5174" w14:textId="21CF8FC1" w:rsidR="00C84740" w:rsidRPr="000D09A0" w:rsidRDefault="001B665F" w:rsidP="000D09A0">
      <w:pPr>
        <w:pStyle w:val="Heading2"/>
      </w:pPr>
      <w:bookmarkStart w:id="5" w:name="_Toc228992841"/>
      <w:r w:rsidRPr="001B665F">
        <w:rPr>
          <w:caps w:val="0"/>
        </w:rPr>
        <w:t>Contexto del Cáncer de Colo</w:t>
      </w:r>
      <w:r>
        <w:rPr>
          <w:caps w:val="0"/>
        </w:rPr>
        <w:t>n</w:t>
      </w:r>
      <w:bookmarkEnd w:id="5"/>
    </w:p>
    <w:p w14:paraId="24278EC2" w14:textId="6D58D994" w:rsidR="00C84740" w:rsidRPr="00727AE8" w:rsidRDefault="005D549B" w:rsidP="006403BD">
      <w:r w:rsidRPr="00727AE8">
        <w:t>Texto Normal del menú de estilos.</w:t>
      </w:r>
    </w:p>
    <w:p w14:paraId="36B9C338" w14:textId="77777777" w:rsidR="00A976F0" w:rsidRPr="00727AE8" w:rsidRDefault="008E30AB" w:rsidP="006403BD">
      <w:r w:rsidRPr="00727AE8">
        <w:t>A continuación, se indica con un ejemplo cómo deben introducirse los títulos y las fuentes en Tablas y Figura. Nota que no se introducen del mismo modo en ambos tipos de recursos.</w:t>
      </w:r>
    </w:p>
    <w:p w14:paraId="0F82F98A" w14:textId="77777777" w:rsidR="008E30AB" w:rsidRPr="00727AE8" w:rsidRDefault="008E30AB" w:rsidP="006403BD"/>
    <w:p w14:paraId="2EABCD78" w14:textId="18049681" w:rsidR="0017435A" w:rsidRPr="00727AE8" w:rsidRDefault="0017435A" w:rsidP="006403BD">
      <w:pPr>
        <w:pStyle w:val="TOCHeading"/>
      </w:pPr>
      <w:bookmarkStart w:id="6" w:name="_Toc437521370"/>
      <w:bookmarkStart w:id="7" w:name="_Toc228992877"/>
      <w:r w:rsidRPr="00727AE8">
        <w:t xml:space="preserve">Tabla </w:t>
      </w:r>
      <w:r w:rsidR="00E76BE8" w:rsidRPr="00727AE8">
        <w:fldChar w:fldCharType="begin"/>
      </w:r>
      <w:r w:rsidR="00E76BE8" w:rsidRPr="00727AE8">
        <w:instrText xml:space="preserve"> SEQ Tabla \* ARABIC </w:instrText>
      </w:r>
      <w:r w:rsidR="00E76BE8" w:rsidRPr="00727AE8">
        <w:fldChar w:fldCharType="separate"/>
      </w:r>
      <w:r w:rsidR="00D34BAD">
        <w:t>1</w:t>
      </w:r>
      <w:r w:rsidR="00E76BE8" w:rsidRPr="00727AE8">
        <w:fldChar w:fldCharType="end"/>
      </w:r>
      <w:r w:rsidRPr="00727AE8">
        <w:t xml:space="preserve">. </w:t>
      </w:r>
      <w:r w:rsidR="00FE43BC" w:rsidRPr="00727AE8">
        <w:t>“</w:t>
      </w:r>
      <w:r w:rsidR="00EC4EA9" w:rsidRPr="00727AE8">
        <w:t>Tablas</w:t>
      </w:r>
      <w:r w:rsidR="00FE43BC" w:rsidRPr="00727AE8">
        <w:t>”</w:t>
      </w:r>
      <w:r w:rsidR="00DC17B0" w:rsidRPr="00727AE8">
        <w:t xml:space="preserve"> del menú de estilos</w:t>
      </w:r>
      <w:bookmarkEnd w:id="6"/>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274"/>
        <w:gridCol w:w="2260"/>
        <w:gridCol w:w="2263"/>
      </w:tblGrid>
      <w:tr w:rsidR="00977178" w:rsidRPr="00727AE8" w14:paraId="3D5E1095" w14:textId="77777777" w:rsidTr="00DC17B0">
        <w:trPr>
          <w:trHeight w:val="397"/>
          <w:jc w:val="center"/>
        </w:trPr>
        <w:tc>
          <w:tcPr>
            <w:tcW w:w="2302" w:type="dxa"/>
            <w:tcBorders>
              <w:top w:val="nil"/>
              <w:left w:val="nil"/>
              <w:bottom w:val="single" w:sz="4" w:space="0" w:color="auto"/>
              <w:right w:val="nil"/>
            </w:tcBorders>
            <w:vAlign w:val="center"/>
          </w:tcPr>
          <w:p w14:paraId="0FF64020" w14:textId="77777777" w:rsidR="00BD4B50" w:rsidRPr="00727AE8" w:rsidRDefault="00BD4B50" w:rsidP="006403BD"/>
        </w:tc>
        <w:tc>
          <w:tcPr>
            <w:tcW w:w="2302" w:type="dxa"/>
            <w:tcBorders>
              <w:top w:val="nil"/>
              <w:left w:val="nil"/>
              <w:bottom w:val="single" w:sz="4" w:space="0" w:color="auto"/>
              <w:right w:val="nil"/>
            </w:tcBorders>
            <w:vAlign w:val="center"/>
          </w:tcPr>
          <w:p w14:paraId="7506C2B2" w14:textId="77777777" w:rsidR="00BD4B50" w:rsidRPr="00727AE8" w:rsidRDefault="00BD4B50" w:rsidP="006403BD"/>
        </w:tc>
        <w:tc>
          <w:tcPr>
            <w:tcW w:w="2303" w:type="dxa"/>
            <w:tcBorders>
              <w:left w:val="nil"/>
              <w:bottom w:val="single" w:sz="4" w:space="0" w:color="auto"/>
              <w:right w:val="nil"/>
            </w:tcBorders>
            <w:vAlign w:val="center"/>
          </w:tcPr>
          <w:p w14:paraId="1F6813E9" w14:textId="77777777" w:rsidR="00BD4B50" w:rsidRPr="00727AE8" w:rsidRDefault="00BD4B50" w:rsidP="006403BD">
            <w:r w:rsidRPr="00727AE8">
              <w:t>ESPAÑA</w:t>
            </w:r>
          </w:p>
        </w:tc>
        <w:tc>
          <w:tcPr>
            <w:tcW w:w="2303" w:type="dxa"/>
            <w:tcBorders>
              <w:left w:val="nil"/>
              <w:bottom w:val="single" w:sz="4" w:space="0" w:color="auto"/>
              <w:right w:val="nil"/>
            </w:tcBorders>
            <w:vAlign w:val="center"/>
          </w:tcPr>
          <w:p w14:paraId="76D0A530" w14:textId="77777777" w:rsidR="00BD4B50" w:rsidRPr="00727AE8" w:rsidRDefault="00BD4B50" w:rsidP="006403BD">
            <w:r w:rsidRPr="00727AE8">
              <w:t>ARAGÓN</w:t>
            </w:r>
          </w:p>
        </w:tc>
      </w:tr>
      <w:tr w:rsidR="00977178" w:rsidRPr="00727AE8" w14:paraId="51C156B3" w14:textId="77777777" w:rsidTr="00DC17B0">
        <w:trPr>
          <w:trHeight w:val="397"/>
          <w:jc w:val="center"/>
        </w:trPr>
        <w:tc>
          <w:tcPr>
            <w:tcW w:w="2302" w:type="dxa"/>
            <w:vMerge w:val="restart"/>
            <w:tcBorders>
              <w:left w:val="nil"/>
              <w:right w:val="nil"/>
            </w:tcBorders>
            <w:vAlign w:val="center"/>
          </w:tcPr>
          <w:p w14:paraId="5CAEFE91" w14:textId="77777777" w:rsidR="00BD4B50" w:rsidRPr="00727AE8" w:rsidRDefault="0017435A" w:rsidP="006403BD">
            <w:r w:rsidRPr="00727AE8">
              <w:t>Alumnado con Necesidades Específicas de Apoyo Educativo</w:t>
            </w:r>
          </w:p>
        </w:tc>
        <w:tc>
          <w:tcPr>
            <w:tcW w:w="2302" w:type="dxa"/>
            <w:tcBorders>
              <w:left w:val="nil"/>
              <w:right w:val="nil"/>
            </w:tcBorders>
            <w:vAlign w:val="center"/>
          </w:tcPr>
          <w:p w14:paraId="4068E3BB" w14:textId="77777777" w:rsidR="00BD4B50" w:rsidRPr="00727AE8" w:rsidRDefault="0017435A" w:rsidP="006403BD">
            <w:r w:rsidRPr="00727AE8">
              <w:t>Alumnado con Necesidades Educativas Especiales</w:t>
            </w:r>
          </w:p>
        </w:tc>
        <w:tc>
          <w:tcPr>
            <w:tcW w:w="2303" w:type="dxa"/>
            <w:tcBorders>
              <w:left w:val="nil"/>
              <w:right w:val="nil"/>
            </w:tcBorders>
            <w:vAlign w:val="center"/>
          </w:tcPr>
          <w:p w14:paraId="12F55BB9" w14:textId="77777777" w:rsidR="00BD4B50" w:rsidRPr="00727AE8" w:rsidRDefault="0017435A" w:rsidP="006403BD">
            <w:r w:rsidRPr="00727AE8">
              <w:t>141.426</w:t>
            </w:r>
          </w:p>
        </w:tc>
        <w:tc>
          <w:tcPr>
            <w:tcW w:w="2303" w:type="dxa"/>
            <w:tcBorders>
              <w:left w:val="nil"/>
              <w:right w:val="nil"/>
            </w:tcBorders>
            <w:vAlign w:val="center"/>
          </w:tcPr>
          <w:p w14:paraId="69CC7310" w14:textId="77777777" w:rsidR="00BD4B50" w:rsidRPr="00727AE8" w:rsidRDefault="0017435A" w:rsidP="006403BD">
            <w:r w:rsidRPr="00727AE8">
              <w:t>3.642</w:t>
            </w:r>
          </w:p>
          <w:p w14:paraId="6367291E" w14:textId="77777777" w:rsidR="0017435A" w:rsidRPr="00727AE8" w:rsidRDefault="0017435A" w:rsidP="006403BD"/>
          <w:p w14:paraId="07A14ADB" w14:textId="77777777" w:rsidR="0017435A" w:rsidRPr="00727AE8" w:rsidRDefault="0017435A" w:rsidP="006403BD">
            <w:r w:rsidRPr="00727AE8">
              <w:t>(2,58 %)</w:t>
            </w:r>
          </w:p>
        </w:tc>
      </w:tr>
      <w:tr w:rsidR="00977178" w:rsidRPr="00727AE8" w14:paraId="28361C06" w14:textId="77777777" w:rsidTr="00DC17B0">
        <w:trPr>
          <w:trHeight w:val="397"/>
          <w:jc w:val="center"/>
        </w:trPr>
        <w:tc>
          <w:tcPr>
            <w:tcW w:w="2302" w:type="dxa"/>
            <w:vMerge/>
            <w:tcBorders>
              <w:left w:val="nil"/>
              <w:right w:val="nil"/>
            </w:tcBorders>
            <w:vAlign w:val="center"/>
          </w:tcPr>
          <w:p w14:paraId="0127F223" w14:textId="77777777" w:rsidR="0017435A" w:rsidRPr="00727AE8" w:rsidRDefault="0017435A" w:rsidP="006403BD"/>
        </w:tc>
        <w:tc>
          <w:tcPr>
            <w:tcW w:w="2302" w:type="dxa"/>
            <w:tcBorders>
              <w:left w:val="nil"/>
              <w:right w:val="nil"/>
            </w:tcBorders>
            <w:vAlign w:val="center"/>
          </w:tcPr>
          <w:p w14:paraId="7480EBC6" w14:textId="77777777" w:rsidR="0017435A" w:rsidRPr="00727AE8" w:rsidRDefault="0017435A" w:rsidP="006403BD">
            <w:r w:rsidRPr="00727AE8">
              <w:t>Alumnado con Altas Capacidades Intelectuales</w:t>
            </w:r>
          </w:p>
        </w:tc>
        <w:tc>
          <w:tcPr>
            <w:tcW w:w="2303" w:type="dxa"/>
            <w:tcBorders>
              <w:left w:val="nil"/>
              <w:right w:val="nil"/>
            </w:tcBorders>
            <w:vAlign w:val="center"/>
          </w:tcPr>
          <w:p w14:paraId="10E1FA94" w14:textId="77777777" w:rsidR="0017435A" w:rsidRPr="00727AE8" w:rsidRDefault="0017435A" w:rsidP="006403BD">
            <w:r w:rsidRPr="00727AE8">
              <w:t>6.834</w:t>
            </w:r>
          </w:p>
          <w:p w14:paraId="4856B125" w14:textId="77777777" w:rsidR="0017435A" w:rsidRPr="00727AE8" w:rsidRDefault="0017435A" w:rsidP="006403BD"/>
          <w:p w14:paraId="40D6A6D1" w14:textId="77777777" w:rsidR="0017435A" w:rsidRPr="00727AE8" w:rsidRDefault="0017435A" w:rsidP="006403BD">
            <w:r w:rsidRPr="00727AE8">
              <w:t>(4,83 %)</w:t>
            </w:r>
          </w:p>
        </w:tc>
        <w:tc>
          <w:tcPr>
            <w:tcW w:w="2303" w:type="dxa"/>
            <w:tcBorders>
              <w:left w:val="nil"/>
              <w:right w:val="nil"/>
            </w:tcBorders>
            <w:vAlign w:val="center"/>
          </w:tcPr>
          <w:p w14:paraId="05CA799E" w14:textId="77777777" w:rsidR="0017435A" w:rsidRPr="00727AE8" w:rsidRDefault="0017435A" w:rsidP="006403BD">
            <w:r w:rsidRPr="00727AE8">
              <w:t>97</w:t>
            </w:r>
          </w:p>
          <w:p w14:paraId="43A86622" w14:textId="77777777" w:rsidR="0017435A" w:rsidRPr="00727AE8" w:rsidRDefault="0017435A" w:rsidP="006403BD"/>
          <w:p w14:paraId="2E6307FC" w14:textId="77777777" w:rsidR="0017435A" w:rsidRPr="00727AE8" w:rsidRDefault="0017435A" w:rsidP="006403BD">
            <w:r w:rsidRPr="00727AE8">
              <w:t>(1,42 %)</w:t>
            </w:r>
          </w:p>
        </w:tc>
      </w:tr>
    </w:tbl>
    <w:p w14:paraId="3EDDE4FA" w14:textId="296946C1" w:rsidR="00793FDB" w:rsidRPr="00727AE8" w:rsidRDefault="0017435A" w:rsidP="00750978">
      <w:pPr>
        <w:jc w:val="center"/>
      </w:pPr>
      <w:r w:rsidRPr="00727AE8">
        <w:t>Adaptación de MECD, 2013</w:t>
      </w:r>
    </w:p>
    <w:p w14:paraId="7F004CA2" w14:textId="77777777" w:rsidR="00FE43BC" w:rsidRPr="00727AE8" w:rsidRDefault="00FE43BC" w:rsidP="006403BD"/>
    <w:p w14:paraId="5F95A2B4" w14:textId="5C2603E2" w:rsidR="008C16EB" w:rsidRPr="000D09A0" w:rsidRDefault="001B665F" w:rsidP="000D09A0">
      <w:pPr>
        <w:pStyle w:val="Heading2"/>
      </w:pPr>
      <w:bookmarkStart w:id="8" w:name="_Toc228992842"/>
      <w:r w:rsidRPr="001B665F">
        <w:rPr>
          <w:caps w:val="0"/>
        </w:rPr>
        <w:t>Justificación del Estudio</w:t>
      </w:r>
      <w:bookmarkEnd w:id="8"/>
    </w:p>
    <w:p w14:paraId="4E6C7900" w14:textId="77777777" w:rsidR="008C16EB" w:rsidRPr="006403BD" w:rsidRDefault="008C16EB" w:rsidP="008C16EB">
      <w:r w:rsidRPr="006403BD">
        <w:t>Texto Normal del menú de estilos.</w:t>
      </w:r>
    </w:p>
    <w:p w14:paraId="3A3C7ACD" w14:textId="45EE86BE" w:rsidR="00C84740" w:rsidRPr="000D09A0" w:rsidRDefault="001526D9" w:rsidP="000D09A0">
      <w:pPr>
        <w:pStyle w:val="Heading3"/>
      </w:pPr>
      <w:bookmarkStart w:id="9" w:name="_Toc437515559"/>
      <w:bookmarkStart w:id="10" w:name="_Toc14106981"/>
      <w:bookmarkStart w:id="11" w:name="_Toc228992843"/>
      <w:r w:rsidRPr="000D09A0">
        <w:lastRenderedPageBreak/>
        <w:t>“</w:t>
      </w:r>
      <w:r w:rsidR="005D549B" w:rsidRPr="000D09A0">
        <w:t>Título 3</w:t>
      </w:r>
      <w:r w:rsidRPr="000D09A0">
        <w:t>”</w:t>
      </w:r>
      <w:r w:rsidR="005D549B" w:rsidRPr="000D09A0">
        <w:t xml:space="preserve"> del menú de estilos</w:t>
      </w:r>
      <w:bookmarkEnd w:id="9"/>
      <w:bookmarkEnd w:id="10"/>
      <w:bookmarkEnd w:id="11"/>
    </w:p>
    <w:p w14:paraId="3D3FE31D" w14:textId="1DAE82B7" w:rsidR="00C84740" w:rsidRPr="007E0007" w:rsidRDefault="005D549B" w:rsidP="007E0007">
      <w:r w:rsidRPr="007E0007">
        <w:t>Texto Normal del menú de estilos.</w:t>
      </w:r>
    </w:p>
    <w:p w14:paraId="2BF62DEC" w14:textId="77777777" w:rsidR="00FE43BC" w:rsidRPr="00727AE8" w:rsidRDefault="0067645E" w:rsidP="006403BD">
      <w:bookmarkStart w:id="12" w:name="_Toc437521679"/>
      <w:bookmarkStart w:id="13" w:name="_Toc437521785"/>
      <w:bookmarkStart w:id="14" w:name="_Toc437521999"/>
      <w:bookmarkStart w:id="15" w:name="_Toc437522281"/>
      <w:bookmarkStart w:id="16" w:name="_Toc437522345"/>
      <w:bookmarkStart w:id="17" w:name="_Toc437522446"/>
      <w:bookmarkStart w:id="18" w:name="_Toc437522615"/>
      <w:bookmarkStart w:id="19" w:name="_Toc437522807"/>
      <w:bookmarkStart w:id="20" w:name="_Toc437523342"/>
      <w:r w:rsidRPr="00727AE8">
        <w:rPr>
          <w:noProof/>
        </w:rPr>
        <w:drawing>
          <wp:anchor distT="0" distB="0" distL="114300" distR="114300" simplePos="0" relativeHeight="251657728" behindDoc="0" locked="0" layoutInCell="1" allowOverlap="0" wp14:anchorId="0D2F62E2" wp14:editId="6DF13E3B">
            <wp:simplePos x="0" y="0"/>
            <wp:positionH relativeFrom="page">
              <wp:align>center</wp:align>
            </wp:positionH>
            <wp:positionV relativeFrom="paragraph">
              <wp:posOffset>276225</wp:posOffset>
            </wp:positionV>
            <wp:extent cx="4946015" cy="2227580"/>
            <wp:effectExtent l="0" t="0" r="6985" b="127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6015" cy="22275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2"/>
      <w:bookmarkEnd w:id="13"/>
      <w:bookmarkEnd w:id="14"/>
      <w:bookmarkEnd w:id="15"/>
      <w:bookmarkEnd w:id="16"/>
      <w:bookmarkEnd w:id="17"/>
      <w:bookmarkEnd w:id="18"/>
      <w:bookmarkEnd w:id="19"/>
      <w:bookmarkEnd w:id="20"/>
    </w:p>
    <w:p w14:paraId="1E4C6E1C" w14:textId="77777777" w:rsidR="00FE43BC" w:rsidRPr="00727AE8" w:rsidRDefault="00FE43BC" w:rsidP="006403BD">
      <w:pPr>
        <w:pStyle w:val="TOCHeading"/>
      </w:pPr>
    </w:p>
    <w:p w14:paraId="7528E490" w14:textId="65A05F05" w:rsidR="00FE43BC" w:rsidRPr="00727AE8" w:rsidRDefault="00FE43BC" w:rsidP="006403BD">
      <w:pPr>
        <w:pStyle w:val="Figuras"/>
      </w:pPr>
      <w:bookmarkStart w:id="21" w:name="_Toc437521786"/>
      <w:bookmarkStart w:id="22" w:name="_Toc437522000"/>
      <w:bookmarkStart w:id="23" w:name="_Toc437522282"/>
      <w:bookmarkStart w:id="24" w:name="_Toc437522301"/>
      <w:bookmarkStart w:id="25" w:name="_Toc20304756"/>
      <w:r w:rsidRPr="00727AE8">
        <w:t xml:space="preserve">Figura </w:t>
      </w:r>
      <w:fldSimple w:instr=" SEQ Figura \* ARABIC ">
        <w:r w:rsidR="00D34BAD">
          <w:rPr>
            <w:noProof/>
          </w:rPr>
          <w:t>1</w:t>
        </w:r>
      </w:fldSimple>
      <w:r w:rsidRPr="00727AE8">
        <w:t xml:space="preserve">. </w:t>
      </w:r>
      <w:r w:rsidR="00EC4EA9" w:rsidRPr="00727AE8">
        <w:t>“Figuras” del menú de estilos</w:t>
      </w:r>
      <w:r w:rsidRPr="00727AE8">
        <w:t>. (</w:t>
      </w:r>
      <w:r w:rsidR="00EC4EA9" w:rsidRPr="00727AE8">
        <w:t>Elaboración propia</w:t>
      </w:r>
      <w:r w:rsidRPr="00727AE8">
        <w:t>)</w:t>
      </w:r>
      <w:bookmarkEnd w:id="21"/>
      <w:bookmarkEnd w:id="22"/>
      <w:bookmarkEnd w:id="23"/>
      <w:bookmarkEnd w:id="24"/>
      <w:bookmarkEnd w:id="25"/>
    </w:p>
    <w:p w14:paraId="2CA327FE" w14:textId="77777777" w:rsidR="00C84740" w:rsidRPr="00727AE8" w:rsidRDefault="00C84740" w:rsidP="006403BD"/>
    <w:p w14:paraId="0A41F38C" w14:textId="77089906" w:rsidR="00F249DB" w:rsidRPr="000D09A0" w:rsidRDefault="001526D9" w:rsidP="000D09A0">
      <w:pPr>
        <w:pStyle w:val="Heading4"/>
      </w:pPr>
      <w:bookmarkStart w:id="26" w:name="_Toc437515560"/>
      <w:bookmarkStart w:id="27" w:name="_Toc14106982"/>
      <w:r w:rsidRPr="000D09A0">
        <w:t>“</w:t>
      </w:r>
      <w:r w:rsidR="005D549B" w:rsidRPr="000D09A0">
        <w:t>Título 4</w:t>
      </w:r>
      <w:r w:rsidRPr="000D09A0">
        <w:t>”</w:t>
      </w:r>
      <w:r w:rsidR="005D549B" w:rsidRPr="000D09A0">
        <w:t xml:space="preserve"> del menú de estilos</w:t>
      </w:r>
      <w:bookmarkEnd w:id="26"/>
      <w:bookmarkEnd w:id="27"/>
    </w:p>
    <w:p w14:paraId="1F290526" w14:textId="77777777" w:rsidR="005D549B" w:rsidRPr="00727AE8" w:rsidRDefault="005D549B" w:rsidP="006403BD">
      <w:r w:rsidRPr="00727AE8">
        <w:t>Texto Normal del menú de estilos.</w:t>
      </w:r>
    </w:p>
    <w:p w14:paraId="03B73AA1" w14:textId="77777777" w:rsidR="005D549B" w:rsidRDefault="005D549B" w:rsidP="006403BD"/>
    <w:p w14:paraId="1C459BE0" w14:textId="3164A91F" w:rsidR="001B665F" w:rsidRPr="00DA0FCE" w:rsidRDefault="001B665F" w:rsidP="001B665F">
      <w:pPr>
        <w:pStyle w:val="Heading2"/>
      </w:pPr>
      <w:bookmarkStart w:id="28" w:name="_Toc228992844"/>
      <w:r w:rsidRPr="001B665F">
        <w:rPr>
          <w:caps w:val="0"/>
        </w:rPr>
        <w:t>Objetivos</w:t>
      </w:r>
      <w:bookmarkEnd w:id="28"/>
    </w:p>
    <w:p w14:paraId="2750F254" w14:textId="100D4BBB" w:rsidR="00DA0FCE" w:rsidRDefault="00DA0FCE">
      <w:pPr>
        <w:spacing w:before="0" w:after="0" w:line="240" w:lineRule="auto"/>
        <w:jc w:val="left"/>
      </w:pPr>
      <w:r>
        <w:br w:type="page"/>
      </w:r>
    </w:p>
    <w:p w14:paraId="0F74AF77" w14:textId="5EA565A9" w:rsidR="00DA0FCE" w:rsidRPr="000D09A0" w:rsidRDefault="00D17170" w:rsidP="000D09A0">
      <w:pPr>
        <w:pStyle w:val="Heading1"/>
      </w:pPr>
      <w:bookmarkStart w:id="29" w:name="_Toc228992845"/>
      <w:r w:rsidRPr="00D17170">
        <w:rPr>
          <w:caps w:val="0"/>
        </w:rPr>
        <w:lastRenderedPageBreak/>
        <w:t>Metodología</w:t>
      </w:r>
      <w:bookmarkEnd w:id="29"/>
    </w:p>
    <w:p w14:paraId="3332742A" w14:textId="3260AA6F" w:rsidR="00DA0FCE" w:rsidRDefault="00352D17" w:rsidP="000D09A0">
      <w:pPr>
        <w:pStyle w:val="Heading2"/>
        <w:rPr>
          <w:caps w:val="0"/>
        </w:rPr>
      </w:pPr>
      <w:bookmarkStart w:id="30" w:name="_Toc228992846"/>
      <w:r w:rsidRPr="00352D17">
        <w:rPr>
          <w:caps w:val="0"/>
        </w:rPr>
        <w:t>Obtención de los Datos y Criterios de Selección</w:t>
      </w:r>
      <w:bookmarkEnd w:id="30"/>
    </w:p>
    <w:p w14:paraId="4D35814B" w14:textId="014C4EA2" w:rsidR="004A1570" w:rsidRPr="004A1570" w:rsidRDefault="00C661F2" w:rsidP="004A1570">
      <w:r w:rsidRPr="00C661F2">
        <w:t>La recopilación de datos adecuados para el estudio es un paso fundamental, ya que estos constituyen la base de todos los análisis bioinformáticos y estadísticos posteriores. En este apartado se describe detalladamente el procedimiento seguido para la búsqueda de información y los criterios técnicos aplicados para garantizar la calidad de los datos resultantes.</w:t>
      </w:r>
    </w:p>
    <w:p w14:paraId="5B5C3EB4" w14:textId="010B503E" w:rsidR="004A1570" w:rsidRDefault="004A1570" w:rsidP="004A1570">
      <w:pPr>
        <w:pStyle w:val="Heading3"/>
      </w:pPr>
      <w:bookmarkStart w:id="31" w:name="_Toc228992847"/>
      <w:r>
        <w:t>Fuente de datos</w:t>
      </w:r>
      <w:bookmarkEnd w:id="31"/>
    </w:p>
    <w:p w14:paraId="5170842D" w14:textId="61E05BBA" w:rsidR="008A5115" w:rsidRDefault="00C661F2" w:rsidP="008A5115">
      <w:r w:rsidRPr="00C661F2">
        <w:t xml:space="preserve">Las bases de datos consultadas en esta investigación son de carácter público, específicamente los repositorios </w:t>
      </w:r>
      <w:commentRangeStart w:id="32"/>
      <w:commentRangeStart w:id="33"/>
      <w:r w:rsidRPr="00C661F2">
        <w:t xml:space="preserve">NCBI </w:t>
      </w:r>
      <w:commentRangeEnd w:id="33"/>
      <w:r w:rsidR="00B92A5F" w:rsidRPr="00C661F2">
        <w:rPr>
          <w:rStyle w:val="CommentReference"/>
          <w:sz w:val="24"/>
          <w:szCs w:val="24"/>
        </w:rPr>
        <w:commentReference w:id="33"/>
      </w:r>
      <w:r w:rsidRPr="00C661F2">
        <w:t>Gene Expression Omnibus (GEO) y The Cancer Genome Atlas (TCGA).</w:t>
      </w:r>
      <w:commentRangeEnd w:id="32"/>
      <w:r w:rsidR="001800DA" w:rsidRPr="00C661F2">
        <w:rPr>
          <w:rStyle w:val="CommentReference"/>
          <w:sz w:val="24"/>
          <w:szCs w:val="24"/>
        </w:rPr>
        <w:commentReference w:id="32"/>
      </w:r>
      <w:r w:rsidRPr="00C661F2">
        <w:t xml:space="preserve"> Al trabajar con datos secundarios de acceso abierto, no se ha requerido la obtención de consentimientos informados adicionales ni compromisos de confidencialidad específicos, dado que el anonimato de los participantes originales está plenamente garantizado por los protocolos de los repositorios de origen</w:t>
      </w:r>
      <w:r w:rsidR="008A5115">
        <w:t>.</w:t>
      </w:r>
    </w:p>
    <w:p w14:paraId="0A53AC95" w14:textId="290672BE" w:rsidR="00CB7DBC" w:rsidRDefault="00CB7DBC" w:rsidP="00CB7DBC">
      <w:pPr>
        <w:pStyle w:val="Heading4"/>
      </w:pPr>
      <w:r>
        <w:t>Criterios de inclusión y exclusión</w:t>
      </w:r>
    </w:p>
    <w:p w14:paraId="493CF393" w14:textId="4407BBF4" w:rsidR="00CB7DBC" w:rsidRPr="00CB7DBC" w:rsidRDefault="00CB7DBC" w:rsidP="00CB7DBC">
      <w:r w:rsidRPr="00CB7DBC">
        <w:t xml:space="preserve">Para garantizar la validez estadística y la coherencia biológica de los resultados, se definieron criterios estrictos de selección para los conjuntos de datos procedentes </w:t>
      </w:r>
      <w:r>
        <w:t>de ambos repositorios</w:t>
      </w:r>
      <w:r w:rsidRPr="00CB7DBC">
        <w:t>.</w:t>
      </w:r>
    </w:p>
    <w:p w14:paraId="6FA341D6" w14:textId="77777777" w:rsidR="00CB7DBC" w:rsidRPr="00CB7DBC" w:rsidRDefault="00CB7DBC" w:rsidP="00CB7DBC">
      <w:pPr>
        <w:tabs>
          <w:tab w:val="num" w:pos="360"/>
        </w:tabs>
        <w:rPr>
          <w:u w:val="single"/>
        </w:rPr>
      </w:pPr>
      <w:r w:rsidRPr="00CB7DBC">
        <w:rPr>
          <w:u w:val="single"/>
        </w:rPr>
        <w:t>Criterios de inclusión</w:t>
      </w:r>
    </w:p>
    <w:p w14:paraId="732BBD53" w14:textId="4B518F02" w:rsidR="00CB7DBC" w:rsidRDefault="00CB7DBC" w:rsidP="00CB7DBC">
      <w:pPr>
        <w:pStyle w:val="ListParagraph"/>
        <w:numPr>
          <w:ilvl w:val="0"/>
          <w:numId w:val="32"/>
        </w:numPr>
        <w:tabs>
          <w:tab w:val="num" w:pos="720"/>
        </w:tabs>
      </w:pPr>
      <w:r w:rsidRPr="00CB7DBC">
        <w:rPr>
          <w:b/>
          <w:bCs/>
        </w:rPr>
        <w:t>Organismo y Patología</w:t>
      </w:r>
      <w:r w:rsidRPr="00CB7DBC">
        <w:t xml:space="preserve">: Muestras de origen humano </w:t>
      </w:r>
      <w:del w:id="34" w:author="Victor Jesus Fernandez Ramirez" w:date="2026-05-11T19:22:00Z" w16du:dateUtc="2026-05-11T17:22:00Z">
        <w:r w:rsidRPr="00CB7DBC" w:rsidDel="001800DA">
          <w:delText>(</w:delText>
        </w:r>
        <w:r w:rsidRPr="001800DA" w:rsidDel="001800DA">
          <w:rPr>
            <w:i/>
            <w:iCs/>
            <w:rPrChange w:id="35" w:author="Victor Jesus Fernandez Ramirez" w:date="2026-05-11T19:22:00Z" w16du:dateUtc="2026-05-11T17:22:00Z">
              <w:rPr/>
            </w:rPrChange>
          </w:rPr>
          <w:delText>Homo sapiens</w:delText>
        </w:r>
        <w:r w:rsidRPr="00CB7DBC" w:rsidDel="001800DA">
          <w:delText xml:space="preserve">) </w:delText>
        </w:r>
      </w:del>
      <w:r w:rsidRPr="00CB7DBC">
        <w:t>con diagnóstico confirmado de adenocarcinoma colorrectal (CRC).</w:t>
      </w:r>
    </w:p>
    <w:p w14:paraId="6387F76A" w14:textId="4CCAE447" w:rsidR="00CB7DBC" w:rsidRDefault="00CB7DBC" w:rsidP="00CB7DBC">
      <w:pPr>
        <w:pStyle w:val="ListParagraph"/>
        <w:numPr>
          <w:ilvl w:val="0"/>
          <w:numId w:val="32"/>
        </w:numPr>
        <w:tabs>
          <w:tab w:val="num" w:pos="720"/>
        </w:tabs>
      </w:pPr>
      <w:r w:rsidRPr="00CB7DBC">
        <w:rPr>
          <w:b/>
          <w:bCs/>
        </w:rPr>
        <w:t>Tipo de Secuenciación</w:t>
      </w:r>
      <w:r w:rsidRPr="00CB7DBC">
        <w:t xml:space="preserve">: Estudios basados exclusivamente en secuenciación </w:t>
      </w:r>
      <w:ins w:id="36" w:author="Victor Jesus Fernandez Ramirez" w:date="2026-05-11T19:22:00Z" w16du:dateUtc="2026-05-11T17:22:00Z">
        <w:r w:rsidR="001800DA">
          <w:t xml:space="preserve">masiva </w:t>
        </w:r>
      </w:ins>
      <w:r w:rsidRPr="00CB7DBC">
        <w:t xml:space="preserve">de ARN </w:t>
      </w:r>
      <w:del w:id="37" w:author="Victor Jesus Fernandez Ramirez" w:date="2026-05-11T19:22:00Z" w16du:dateUtc="2026-05-11T17:22:00Z">
        <w:r w:rsidRPr="00CB7DBC" w:rsidDel="001800DA">
          <w:delText xml:space="preserve">masiva </w:delText>
        </w:r>
      </w:del>
      <w:r w:rsidRPr="00CB7DBC">
        <w:t>(</w:t>
      </w:r>
      <w:r w:rsidRPr="00CB7DBC">
        <w:rPr>
          <w:i/>
          <w:iCs/>
        </w:rPr>
        <w:t>Bulk RNA-seq</w:t>
      </w:r>
      <w:r w:rsidRPr="00CB7DBC">
        <w:t>).</w:t>
      </w:r>
    </w:p>
    <w:p w14:paraId="6E0B1B00" w14:textId="43263FFC" w:rsidR="00CB7DBC" w:rsidRDefault="00CB7DBC" w:rsidP="00CB7DBC">
      <w:pPr>
        <w:pStyle w:val="ListParagraph"/>
        <w:numPr>
          <w:ilvl w:val="0"/>
          <w:numId w:val="32"/>
        </w:numPr>
        <w:tabs>
          <w:tab w:val="num" w:pos="720"/>
        </w:tabs>
      </w:pPr>
      <w:r w:rsidRPr="00CB7DBC">
        <w:rPr>
          <w:b/>
          <w:bCs/>
        </w:rPr>
        <w:t>Diseño Experimental</w:t>
      </w:r>
      <w:r w:rsidRPr="00CB7DBC">
        <w:t>: Muestras que permitan la comparación directa entre tejido tumoral colorrectal y tejido no tumoral (normal/adyacente).</w:t>
      </w:r>
    </w:p>
    <w:p w14:paraId="38EC17B3" w14:textId="1A912EF4" w:rsidR="00F31CF8" w:rsidRPr="00F31CF8" w:rsidRDefault="00CB7DBC" w:rsidP="00F31CF8">
      <w:pPr>
        <w:pStyle w:val="ListParagraph"/>
        <w:numPr>
          <w:ilvl w:val="0"/>
          <w:numId w:val="32"/>
        </w:numPr>
        <w:tabs>
          <w:tab w:val="num" w:pos="720"/>
        </w:tabs>
        <w:rPr>
          <w:u w:val="single"/>
        </w:rPr>
      </w:pPr>
      <w:r w:rsidRPr="00CB7DBC">
        <w:rPr>
          <w:b/>
          <w:bCs/>
        </w:rPr>
        <w:t>Naturaleza de los Datos</w:t>
      </w:r>
      <w:r w:rsidRPr="00CB7DBC">
        <w:t>: Disponibilidad de matrices de conteos crudos (</w:t>
      </w:r>
      <w:r w:rsidRPr="001800DA">
        <w:rPr>
          <w:i/>
          <w:iCs/>
          <w:rPrChange w:id="38" w:author="Victor Jesus Fernandez Ramirez" w:date="2026-05-11T19:24:00Z" w16du:dateUtc="2026-05-11T17:24:00Z">
            <w:rPr/>
          </w:rPrChange>
        </w:rPr>
        <w:t>Raw Counts</w:t>
      </w:r>
      <w:r w:rsidRPr="00CB7DBC">
        <w:t xml:space="preserve">) </w:t>
      </w:r>
      <w:commentRangeStart w:id="39"/>
      <w:r w:rsidRPr="00CB7DBC">
        <w:t>en formatos .csv, .txt o .xlsx</w:t>
      </w:r>
      <w:commentRangeEnd w:id="39"/>
      <w:r w:rsidR="001800DA" w:rsidRPr="00CB7DBC">
        <w:rPr>
          <w:rStyle w:val="CommentReference"/>
          <w:sz w:val="24"/>
          <w:szCs w:val="24"/>
        </w:rPr>
        <w:commentReference w:id="39"/>
      </w:r>
      <w:r w:rsidRPr="00CB7DBC">
        <w:t>.</w:t>
      </w:r>
      <w:r w:rsidR="00F31CF8">
        <w:t xml:space="preserve"> Esto implica que las matrices están compuestas por </w:t>
      </w:r>
      <w:r w:rsidR="00F31CF8" w:rsidRPr="00CB7DBC">
        <w:t>números enteros</w:t>
      </w:r>
      <w:r w:rsidR="00F31CF8">
        <w:t xml:space="preserve">, </w:t>
      </w:r>
      <w:r w:rsidR="00F31CF8" w:rsidRPr="00CB7DBC">
        <w:t>criterio indispensable para la correcta aplicación del paquete bioinformático DESeq2</w:t>
      </w:r>
      <w:r w:rsidR="00F31CF8">
        <w:t>.</w:t>
      </w:r>
    </w:p>
    <w:p w14:paraId="22F254A2" w14:textId="6534E2C2" w:rsidR="00CB7DBC" w:rsidRDefault="00CB7DBC" w:rsidP="00F31CF8">
      <w:pPr>
        <w:ind w:left="360"/>
        <w:rPr>
          <w:u w:val="single"/>
        </w:rPr>
      </w:pPr>
      <w:r w:rsidRPr="00F31CF8">
        <w:rPr>
          <w:u w:val="single"/>
        </w:rPr>
        <w:lastRenderedPageBreak/>
        <w:t>Criterios de exclusión</w:t>
      </w:r>
    </w:p>
    <w:p w14:paraId="69C6336C" w14:textId="324E9E9B" w:rsidR="00F31CF8" w:rsidRPr="00F31CF8" w:rsidRDefault="00F31CF8" w:rsidP="00F31CF8">
      <w:pPr>
        <w:pStyle w:val="ListParagraph"/>
        <w:numPr>
          <w:ilvl w:val="0"/>
          <w:numId w:val="35"/>
        </w:numPr>
        <w:tabs>
          <w:tab w:val="num" w:pos="720"/>
        </w:tabs>
      </w:pPr>
      <w:r w:rsidRPr="00F31CF8">
        <w:rPr>
          <w:b/>
          <w:bCs/>
        </w:rPr>
        <w:t>Datos de Lectura Primaria (Archivos FASTQ)</w:t>
      </w:r>
      <w:r w:rsidRPr="00F31CF8">
        <w:t xml:space="preserve">: Se excluyó el procesamiento inicial de lecturas crudas y el correspondiente flujo de preprocesamiento (control de calidad de lecturas, </w:t>
      </w:r>
      <w:r w:rsidRPr="001800DA">
        <w:rPr>
          <w:i/>
          <w:iCs/>
          <w:rPrChange w:id="40" w:author="Victor Jesus Fernandez Ramirez" w:date="2026-05-11T19:28:00Z" w16du:dateUtc="2026-05-11T17:28:00Z">
            <w:rPr/>
          </w:rPrChange>
        </w:rPr>
        <w:t>trimming</w:t>
      </w:r>
      <w:r w:rsidRPr="00F31CF8">
        <w:t xml:space="preserve">, alineamiento genómico y cuantificación). </w:t>
      </w:r>
      <w:ins w:id="41" w:author="Victor Jesus Fernandez Ramirez" w:date="2026-05-11T19:28:00Z">
        <w:r w:rsidR="001800DA" w:rsidRPr="001800DA">
          <w:t>Esta decisión se fundamenta en la limitación de recursos computacionales de alto rendimiento (HPC) necesarios para gestionar el elevado volumen de datos y la carga de CPU/RAM que demandan los algoritmos de alineamiento (ej. STAR o HISAT2).</w:t>
        </w:r>
      </w:ins>
      <w:del w:id="42" w:author="Victor Jesus Fernandez Ramirez" w:date="2026-05-11T19:28:00Z" w16du:dateUtc="2026-05-11T17:28:00Z">
        <w:r w:rsidRPr="00F31CF8" w:rsidDel="001800DA">
          <w:delText>Esta decisión se fundamenta en la limitación de recursos computacionales de alto rendimiento</w:delText>
        </w:r>
        <w:r w:rsidDel="001800DA">
          <w:delText xml:space="preserve"> </w:delText>
        </w:r>
        <w:r w:rsidRPr="00F31CF8" w:rsidDel="001800DA">
          <w:delText>necesarios para gestionar el volumen de datos y la carga de CPU/RAM que requieren los alineadores (como STAR o HISAT2).</w:delText>
        </w:r>
      </w:del>
    </w:p>
    <w:p w14:paraId="73AFB443" w14:textId="4905CB20" w:rsidR="00F31CF8" w:rsidRPr="00C4392D" w:rsidDel="00C4392D" w:rsidRDefault="00C4392D" w:rsidP="00EA15E4">
      <w:pPr>
        <w:pStyle w:val="ListParagraph"/>
        <w:numPr>
          <w:ilvl w:val="0"/>
          <w:numId w:val="35"/>
        </w:numPr>
        <w:tabs>
          <w:tab w:val="num" w:pos="720"/>
        </w:tabs>
        <w:rPr>
          <w:del w:id="43" w:author="Victor Jesus Fernandez Ramirez" w:date="2026-05-11T19:29:00Z" w16du:dateUtc="2026-05-11T17:29:00Z"/>
          <w:rPrChange w:id="44" w:author="Victor Jesus Fernandez Ramirez" w:date="2026-05-11T19:29:00Z" w16du:dateUtc="2026-05-11T17:29:00Z">
            <w:rPr>
              <w:del w:id="45" w:author="Victor Jesus Fernandez Ramirez" w:date="2026-05-11T19:29:00Z" w16du:dateUtc="2026-05-11T17:29:00Z"/>
              <w:b/>
              <w:bCs/>
            </w:rPr>
          </w:rPrChange>
        </w:rPr>
      </w:pPr>
      <w:ins w:id="46" w:author="Victor Jesus Fernandez Ramirez" w:date="2026-05-11T19:29:00Z">
        <w:r w:rsidRPr="00C4392D">
          <w:rPr>
            <w:b/>
            <w:bCs/>
          </w:rPr>
          <w:t>Datos Normalizados o Transformados: </w:t>
        </w:r>
        <w:r w:rsidRPr="00C4392D">
          <w:rPr>
            <w:rPrChange w:id="47" w:author="Victor Jesus Fernandez Ramirez" w:date="2026-05-11T19:29:00Z" w16du:dateUtc="2026-05-11T17:29:00Z">
              <w:rPr>
                <w:b/>
                <w:bCs/>
              </w:rPr>
            </w:rPrChange>
          </w:rPr>
          <w:t>Se excluyeron los conjuntos de datos que proporcionaban exclusivamente valores ya normalizados (ej. RPKM, FPKM o TPM). Esta restricción es necesaria debido a que el modelo estadístico de DESeq2 requiere obligatoriamente conteo</w:t>
        </w:r>
      </w:ins>
      <w:ins w:id="48" w:author="Victor Jesus Fernandez Ramirez" w:date="2026-05-11T19:30:00Z" w16du:dateUtc="2026-05-11T17:30:00Z">
        <w:r>
          <w:t>s crudos</w:t>
        </w:r>
      </w:ins>
      <w:ins w:id="49" w:author="Victor Jesus Fernandez Ramirez" w:date="2026-05-11T19:29:00Z">
        <w:r w:rsidRPr="00C4392D">
          <w:rPr>
            <w:rPrChange w:id="50" w:author="Victor Jesus Fernandez Ramirez" w:date="2026-05-11T19:29:00Z" w16du:dateUtc="2026-05-11T17:29:00Z">
              <w:rPr>
                <w:b/>
                <w:bCs/>
              </w:rPr>
            </w:rPrChange>
          </w:rPr>
          <w:t xml:space="preserve"> para estimar la dispersión y aplicar sus propios algoritmos de normalización interna.</w:t>
        </w:r>
      </w:ins>
      <w:del w:id="51" w:author="Victor Jesus Fernandez Ramirez" w:date="2026-05-11T19:29:00Z" w16du:dateUtc="2026-05-11T17:29:00Z">
        <w:r w:rsidR="00F31CF8" w:rsidRPr="00F31CF8" w:rsidDel="00C4392D">
          <w:rPr>
            <w:b/>
            <w:bCs/>
          </w:rPr>
          <w:delText>Datos Normalizados</w:delText>
        </w:r>
        <w:r w:rsidR="00F31CF8" w:rsidRPr="00F31CF8" w:rsidDel="00C4392D">
          <w:delText>: Se descartaron datasets que solo ofrecieran datos procesados, ya que estas normalizaciones externas son incompatibles con el flujo de trabajo de DESeq2.</w:delText>
        </w:r>
      </w:del>
    </w:p>
    <w:p w14:paraId="6A7AF932" w14:textId="77777777" w:rsidR="00C4392D" w:rsidRDefault="00C4392D" w:rsidP="00F31CF8">
      <w:pPr>
        <w:pStyle w:val="ListParagraph"/>
        <w:numPr>
          <w:ilvl w:val="0"/>
          <w:numId w:val="35"/>
        </w:numPr>
        <w:tabs>
          <w:tab w:val="num" w:pos="720"/>
        </w:tabs>
        <w:rPr>
          <w:ins w:id="52" w:author="Victor Jesus Fernandez Ramirez" w:date="2026-05-11T19:29:00Z" w16du:dateUtc="2026-05-11T17:29:00Z"/>
        </w:rPr>
      </w:pPr>
    </w:p>
    <w:p w14:paraId="645307FA" w14:textId="4804581A" w:rsidR="00EA15E4" w:rsidRPr="00EA15E4" w:rsidRDefault="00EA15E4" w:rsidP="00EA15E4">
      <w:pPr>
        <w:pStyle w:val="ListParagraph"/>
        <w:numPr>
          <w:ilvl w:val="0"/>
          <w:numId w:val="35"/>
        </w:numPr>
        <w:tabs>
          <w:tab w:val="num" w:pos="720"/>
        </w:tabs>
      </w:pPr>
      <w:r w:rsidRPr="00EA15E4">
        <w:rPr>
          <w:b/>
          <w:bCs/>
        </w:rPr>
        <w:t>Otras Fracciones de ARN</w:t>
      </w:r>
      <w:r w:rsidRPr="00EA15E4">
        <w:t>:</w:t>
      </w:r>
      <w:r>
        <w:t xml:space="preserve"> Se descartaron específicamente los datos procedentes de </w:t>
      </w:r>
      <w:r w:rsidRPr="00EA15E4">
        <w:t>micro-ARN (miRNA)</w:t>
      </w:r>
      <w:r>
        <w:t>, ARN pequeño nuclear (snRNA) y otros tipos de ARN no codificante de cadena corta; debido a que sus perfiles de expresión requieren métodos de normalización y librerías de secuenciación específicas.</w:t>
      </w:r>
    </w:p>
    <w:p w14:paraId="6EABB74B" w14:textId="00DC0164" w:rsidR="00EA15E4" w:rsidRPr="00EA15E4" w:rsidRDefault="00EA15E4" w:rsidP="00F31CF8">
      <w:pPr>
        <w:pStyle w:val="ListParagraph"/>
        <w:numPr>
          <w:ilvl w:val="0"/>
          <w:numId w:val="35"/>
        </w:numPr>
        <w:tabs>
          <w:tab w:val="num" w:pos="720"/>
        </w:tabs>
        <w:rPr>
          <w:u w:val="single"/>
        </w:rPr>
      </w:pPr>
      <w:r w:rsidRPr="00EA15E4">
        <w:rPr>
          <w:b/>
          <w:bCs/>
        </w:rPr>
        <w:t>Enfoque Mitocondrial Específico</w:t>
      </w:r>
      <w:r w:rsidRPr="00EA15E4">
        <w:t xml:space="preserve">: </w:t>
      </w:r>
      <w:r>
        <w:t xml:space="preserve">Exclusión de </w:t>
      </w:r>
      <w:r w:rsidRPr="00EA15E4">
        <w:t>aquellos trabajos cuyo objetivo de estudio principal fuera el transcriptoma mitocondrial o patologías de herencia mitocondrial, manteniendo el foco de la investigación en la regulación génica del genoma nuclear.</w:t>
      </w:r>
    </w:p>
    <w:p w14:paraId="34117C0F" w14:textId="461A012B" w:rsidR="00F31CF8" w:rsidRPr="00F31CF8" w:rsidRDefault="00F31CF8" w:rsidP="00F31CF8">
      <w:pPr>
        <w:pStyle w:val="ListParagraph"/>
        <w:numPr>
          <w:ilvl w:val="0"/>
          <w:numId w:val="35"/>
        </w:numPr>
        <w:tabs>
          <w:tab w:val="num" w:pos="720"/>
        </w:tabs>
        <w:rPr>
          <w:u w:val="single"/>
        </w:rPr>
      </w:pPr>
      <w:r w:rsidRPr="00EA15E4">
        <w:rPr>
          <w:b/>
          <w:bCs/>
        </w:rPr>
        <w:t>Tecnologías Alternativas</w:t>
      </w:r>
      <w:r w:rsidRPr="00F31CF8">
        <w:t>: Estudios de microarrays o de célula única (single-cell), por requerir pipelines de análisis distintos al objetivo de este estudio.</w:t>
      </w:r>
    </w:p>
    <w:p w14:paraId="5F8EF4D6" w14:textId="57C60475" w:rsidR="00CB7DBC" w:rsidRPr="008A5115" w:rsidRDefault="00CB7DBC" w:rsidP="008A5115">
      <w:pPr>
        <w:pStyle w:val="ListParagraph"/>
        <w:numPr>
          <w:ilvl w:val="0"/>
          <w:numId w:val="35"/>
        </w:numPr>
        <w:tabs>
          <w:tab w:val="num" w:pos="720"/>
        </w:tabs>
      </w:pPr>
      <w:del w:id="53" w:author="Victor Jesus Fernandez Ramirez" w:date="2026-05-11T19:32:00Z" w16du:dateUtc="2026-05-11T17:32:00Z">
        <w:r w:rsidRPr="00CB7DBC" w:rsidDel="00C4392D">
          <w:rPr>
            <w:b/>
            <w:bCs/>
          </w:rPr>
          <w:delText>Calidad del Tejido</w:delText>
        </w:r>
        <w:r w:rsidRPr="00CB7DBC" w:rsidDel="00C4392D">
          <w:delText>: Se evitaron</w:delText>
        </w:r>
        <w:r w:rsidR="004E1E1A" w:rsidDel="00C4392D">
          <w:delText xml:space="preserve"> </w:delText>
        </w:r>
        <w:r w:rsidRPr="00CB7DBC" w:rsidDel="00C4392D">
          <w:delText>muestras procedentes de tejidos fijados en parafina, priorizando aquellas obtenidas mediante congelación inmediata (</w:delText>
        </w:r>
        <w:r w:rsidRPr="004E1E1A" w:rsidDel="00C4392D">
          <w:rPr>
            <w:i/>
            <w:iCs/>
          </w:rPr>
          <w:delText>fresh frozen</w:delText>
        </w:r>
        <w:r w:rsidRPr="00CB7DBC" w:rsidDel="00C4392D">
          <w:delText>).</w:delText>
        </w:r>
      </w:del>
      <w:ins w:id="54" w:author="Victor Jesus Fernandez Ramirez" w:date="2026-05-11T19:32:00Z">
        <w:r w:rsidR="00C4392D" w:rsidRPr="00C4392D">
          <w:rPr>
            <w:b/>
            <w:bCs/>
          </w:rPr>
          <w:t>Preservación de las Muestras:</w:t>
        </w:r>
        <w:r w:rsidR="00C4392D" w:rsidRPr="00C4392D">
          <w:t> Se excluyeron los tejidos fijados en formalina y embebidos en parafina (FFPE), seleccionando únicamente muestras conservadas mediante congelación inmediata (</w:t>
        </w:r>
        <w:r w:rsidR="00C4392D" w:rsidRPr="00C4392D">
          <w:rPr>
            <w:i/>
            <w:iCs/>
          </w:rPr>
          <w:t>fresh frozen</w:t>
        </w:r>
        <w:r w:rsidR="00C4392D" w:rsidRPr="00C4392D">
          <w:t>). Esto garantiza una mayor integridad del ARN y evita los sesgos de degradación técnica asociados al proceso de fijación.</w:t>
        </w:r>
      </w:ins>
    </w:p>
    <w:p w14:paraId="0ED008C9" w14:textId="2E58E083" w:rsidR="004A1570" w:rsidRDefault="008A5115" w:rsidP="004A1570">
      <w:pPr>
        <w:pStyle w:val="Heading4"/>
      </w:pPr>
      <w:commentRangeStart w:id="55"/>
      <w:r w:rsidRPr="008A5115">
        <w:t>Gene Expression Omnibus (GEO)</w:t>
      </w:r>
      <w:commentRangeEnd w:id="55"/>
      <w:r w:rsidR="00C4392D">
        <w:rPr>
          <w:rStyle w:val="CommentReference"/>
          <w:sz w:val="24"/>
          <w:szCs w:val="24"/>
        </w:rPr>
        <w:commentReference w:id="55"/>
      </w:r>
    </w:p>
    <w:p w14:paraId="01609D4C" w14:textId="383CFC4F" w:rsidR="00CB7DBC" w:rsidRDefault="00CB7DBC" w:rsidP="00CB7DBC">
      <w:pPr>
        <w:rPr>
          <w:ins w:id="56" w:author="Victor Jesus Fernandez Ramirez" w:date="2026-05-11T19:38:00Z" w16du:dateUtc="2026-05-11T17:38:00Z"/>
        </w:rPr>
      </w:pPr>
      <w:r w:rsidRPr="00CB7DBC">
        <w:t>El proceso de búsqueda y selección de datos transcriptómicos se llevó a cabo</w:t>
      </w:r>
      <w:r w:rsidR="00664405">
        <w:t xml:space="preserve"> principalmente</w:t>
      </w:r>
      <w:r w:rsidRPr="00CB7DBC">
        <w:t xml:space="preserve"> a través del repositorio Gene Expression Omnibus (GEO) del </w:t>
      </w:r>
      <w:commentRangeStart w:id="57"/>
      <w:r w:rsidRPr="00CB7DBC">
        <w:t xml:space="preserve">National Center for Biotechnology Information (NCBI). </w:t>
      </w:r>
      <w:commentRangeEnd w:id="57"/>
      <w:r w:rsidR="00B92A5F" w:rsidRPr="00B92A5F">
        <w:rPr>
          <w:rStyle w:val="CommentReference"/>
          <w:sz w:val="24"/>
          <w:szCs w:val="24"/>
        </w:rPr>
        <w:commentReference w:id="57"/>
      </w:r>
      <w:ins w:id="58" w:author="Victor Jesus Fernandez Ramirez" w:date="2026-05-11T19:37:00Z">
        <w:r w:rsidR="00B92A5F" w:rsidRPr="00B92A5F">
          <w:t xml:space="preserve">Para identificar los estudios candidatos, se realizó una consulta en la base </w:t>
        </w:r>
        <w:r w:rsidR="00B92A5F" w:rsidRPr="00B92A5F">
          <w:lastRenderedPageBreak/>
          <w:t>de datos </w:t>
        </w:r>
        <w:r w:rsidR="00B92A5F" w:rsidRPr="00B92A5F">
          <w:rPr>
            <w:rPrChange w:id="59" w:author="Victor Jesus Fernandez Ramirez" w:date="2026-05-11T19:37:00Z" w16du:dateUtc="2026-05-11T17:37:00Z">
              <w:rPr>
                <w:b/>
                <w:bCs/>
              </w:rPr>
            </w:rPrChange>
          </w:rPr>
          <w:t>GEO DataSets</w:t>
        </w:r>
        <w:r w:rsidR="00B92A5F" w:rsidRPr="00B92A5F">
          <w:t>. La estrategia de búsqueda se diseñó para maximizar la especificidad mediante el uso de operadores booleanos y términos controlados:</w:t>
        </w:r>
      </w:ins>
      <w:del w:id="60" w:author="Victor Jesus Fernandez Ramirez" w:date="2026-05-11T19:37:00Z" w16du:dateUtc="2026-05-11T17:37:00Z">
        <w:r w:rsidRPr="00CB7DBC" w:rsidDel="00B92A5F">
          <w:delText>Para localizar los estudios de RNA-seq</w:delText>
        </w:r>
        <w:r w:rsidR="00664405" w:rsidDel="00B92A5F">
          <w:delText xml:space="preserve"> que cumplen los criterios especificados</w:delText>
        </w:r>
        <w:r w:rsidRPr="00CB7DBC" w:rsidDel="00B92A5F">
          <w:delText xml:space="preserve">, se aplicó el filtro de búsqueda </w:delText>
        </w:r>
        <w:r w:rsidR="00664405" w:rsidRPr="00664405" w:rsidDel="00B92A5F">
          <w:delText>«(colon cancer[Title] OR colorectal cancer[Title]) AND "Homo sapiens"[Organism] AND "Expression profiling by high throughput sequencing"[All Fields]»</w:delText>
        </w:r>
        <w:r w:rsidRPr="00CB7DBC" w:rsidDel="00B92A5F">
          <w:delText xml:space="preserve"> en el motor de consulta de GEO DataSets.</w:delText>
        </w:r>
      </w:del>
    </w:p>
    <w:p w14:paraId="2007B91D" w14:textId="6C4EA7E3" w:rsidR="00B92A5F" w:rsidRPr="00B92A5F" w:rsidRDefault="00B92A5F" w:rsidP="00B92A5F">
      <w:pPr>
        <w:jc w:val="center"/>
        <w:rPr>
          <w:i/>
          <w:iCs/>
          <w:lang w:val="en-US"/>
          <w:rPrChange w:id="61" w:author="Victor Jesus Fernandez Ramirez" w:date="2026-05-11T19:38:00Z" w16du:dateUtc="2026-05-11T17:38:00Z">
            <w:rPr/>
          </w:rPrChange>
        </w:rPr>
        <w:pPrChange w:id="62" w:author="Victor Jesus Fernandez Ramirez" w:date="2026-05-11T19:38:00Z" w16du:dateUtc="2026-05-11T17:38:00Z">
          <w:pPr/>
        </w:pPrChange>
      </w:pPr>
      <w:ins w:id="63" w:author="Victor Jesus Fernandez Ramirez" w:date="2026-05-11T19:38:00Z">
        <w:r w:rsidRPr="00B92A5F">
          <w:rPr>
            <w:i/>
            <w:iCs/>
            <w:lang w:val="en-US"/>
            <w:rPrChange w:id="64" w:author="Victor Jesus Fernandez Ramirez" w:date="2026-05-11T19:38:00Z" w16du:dateUtc="2026-05-11T17:38:00Z">
              <w:rPr/>
            </w:rPrChange>
          </w:rPr>
          <w:t>(colon cancer[Title] OR colorectal cancer[Title]) AND "Homo sapiens"[Organism] AND "Expression profiling by high throughput sequencing"[All Fields]</w:t>
        </w:r>
      </w:ins>
    </w:p>
    <w:p w14:paraId="74E3671C" w14:textId="32A9FF73" w:rsidR="00A90667" w:rsidRDefault="0096477E" w:rsidP="00B03496">
      <w:ins w:id="65" w:author="Victor Jesus Fernandez Ramirez" w:date="2026-05-11T19:39:00Z">
        <w:r w:rsidRPr="0096477E">
          <w:t>A excepción del dataset </w:t>
        </w:r>
        <w:r w:rsidRPr="0096477E">
          <w:rPr>
            <w:rPrChange w:id="66" w:author="Victor Jesus Fernandez Ramirez" w:date="2026-05-11T19:39:00Z" w16du:dateUtc="2026-05-11T17:39:00Z">
              <w:rPr>
                <w:b/>
                <w:bCs/>
              </w:rPr>
            </w:rPrChange>
          </w:rPr>
          <w:t>GSE164541</w:t>
        </w:r>
        <w:r w:rsidRPr="0096477E">
          <w:t>, que facilita la matriz de conteos crudos en formato </w:t>
        </w:r>
        <w:commentRangeStart w:id="67"/>
        <w:r w:rsidRPr="0096477E">
          <w:rPr>
            <w:i/>
            <w:iCs/>
            <w:rPrChange w:id="68" w:author="Victor Jesus Fernandez Ramirez" w:date="2026-05-11T19:40:00Z" w16du:dateUtc="2026-05-11T17:40:00Z">
              <w:rPr/>
            </w:rPrChange>
          </w:rPr>
          <w:t>.csv</w:t>
        </w:r>
      </w:ins>
      <w:commentRangeEnd w:id="67"/>
      <w:r w:rsidRPr="0096477E">
        <w:rPr>
          <w:rStyle w:val="CommentReference"/>
          <w:sz w:val="24"/>
          <w:szCs w:val="24"/>
        </w:rPr>
        <w:commentReference w:id="67"/>
      </w:r>
      <w:ins w:id="69" w:author="Victor Jesus Fernandez Ramirez" w:date="2026-05-11T19:39:00Z">
        <w:r w:rsidRPr="0096477E">
          <w:t>, los demás estudios (</w:t>
        </w:r>
        <w:r w:rsidRPr="0096477E">
          <w:rPr>
            <w:rPrChange w:id="70" w:author="Victor Jesus Fernandez Ramirez" w:date="2026-05-11T19:40:00Z" w16du:dateUtc="2026-05-11T17:40:00Z">
              <w:rPr>
                <w:b/>
                <w:bCs/>
              </w:rPr>
            </w:rPrChange>
          </w:rPr>
          <w:t>GSE50760</w:t>
        </w:r>
        <w:r w:rsidRPr="0096477E">
          <w:t>, </w:t>
        </w:r>
        <w:r w:rsidRPr="0096477E">
          <w:rPr>
            <w:rPrChange w:id="71" w:author="Victor Jesus Fernandez Ramirez" w:date="2026-05-11T19:40:00Z" w16du:dateUtc="2026-05-11T17:40:00Z">
              <w:rPr>
                <w:b/>
                <w:bCs/>
              </w:rPr>
            </w:rPrChange>
          </w:rPr>
          <w:t>GSE92914</w:t>
        </w:r>
        <w:r w:rsidRPr="0096477E">
          <w:t>, </w:t>
        </w:r>
        <w:r w:rsidRPr="0096477E">
          <w:rPr>
            <w:rPrChange w:id="72" w:author="Victor Jesus Fernandez Ramirez" w:date="2026-05-11T19:40:00Z" w16du:dateUtc="2026-05-11T17:40:00Z">
              <w:rPr>
                <w:b/>
                <w:bCs/>
              </w:rPr>
            </w:rPrChange>
          </w:rPr>
          <w:t>GSE104836</w:t>
        </w:r>
        <w:r w:rsidRPr="0096477E">
          <w:t>, </w:t>
        </w:r>
        <w:r w:rsidRPr="0096477E">
          <w:rPr>
            <w:rPrChange w:id="73" w:author="Victor Jesus Fernandez Ramirez" w:date="2026-05-11T19:40:00Z" w16du:dateUtc="2026-05-11T17:40:00Z">
              <w:rPr>
                <w:b/>
                <w:bCs/>
              </w:rPr>
            </w:rPrChange>
          </w:rPr>
          <w:t>GSE142279</w:t>
        </w:r>
        <w:r w:rsidRPr="0096477E">
          <w:t> y </w:t>
        </w:r>
        <w:r w:rsidRPr="0096477E">
          <w:rPr>
            <w:rPrChange w:id="74" w:author="Victor Jesus Fernandez Ramirez" w:date="2026-05-11T19:40:00Z" w16du:dateUtc="2026-05-11T17:40:00Z">
              <w:rPr>
                <w:b/>
                <w:bCs/>
              </w:rPr>
            </w:rPrChange>
          </w:rPr>
          <w:t>GSE156451</w:t>
        </w:r>
        <w:r w:rsidRPr="0096477E">
          <w:t>) fueron obtenidos como matrices de conteo preprocesadas mediante el </w:t>
        </w:r>
        <w:r w:rsidRPr="0096477E">
          <w:rPr>
            <w:i/>
            <w:iCs/>
          </w:rPr>
          <w:t>pipeline</w:t>
        </w:r>
        <w:r w:rsidRPr="0096477E">
          <w:t> de análisis estandarizado del NCBI (GEO)</w:t>
        </w:r>
      </w:ins>
      <w:del w:id="75" w:author="Victor Jesus Fernandez Ramirez" w:date="2026-05-11T19:39:00Z" w16du:dateUtc="2026-05-11T17:39:00Z">
        <w:r w:rsidR="00664405" w:rsidDel="0096477E">
          <w:delText xml:space="preserve">A excepción del </w:delText>
        </w:r>
        <w:r w:rsidR="00465FDE" w:rsidDel="0096477E">
          <w:delText xml:space="preserve">dataset </w:delText>
        </w:r>
        <w:r w:rsidR="00465FDE" w:rsidRPr="00465FDE" w:rsidDel="0096477E">
          <w:delText>GSE164541</w:delText>
        </w:r>
        <w:r w:rsidR="00465FDE" w:rsidDel="0096477E">
          <w:delText xml:space="preserve">, que proporciona la matriz de conteos crudos en formato </w:delText>
        </w:r>
        <w:commentRangeStart w:id="76"/>
        <w:r w:rsidR="00465FDE" w:rsidDel="0096477E">
          <w:delText>.csv</w:delText>
        </w:r>
        <w:commentRangeEnd w:id="76"/>
        <w:r w:rsidR="00B92A5F" w:rsidDel="0096477E">
          <w:rPr>
            <w:rStyle w:val="CommentReference"/>
            <w:sz w:val="24"/>
            <w:szCs w:val="24"/>
          </w:rPr>
          <w:commentReference w:id="76"/>
        </w:r>
        <w:r w:rsidR="00465FDE" w:rsidDel="0096477E">
          <w:delText>, todos los restantes</w:delText>
        </w:r>
        <w:r w:rsidR="00DC7DBA" w:rsidDel="0096477E">
          <w:delText xml:space="preserve"> (</w:delText>
        </w:r>
        <w:r w:rsidR="00B03496" w:rsidDel="0096477E">
          <w:delText>GSE50760, GSE92914, GSE104836, GSE142279 y GSE156451</w:delText>
        </w:r>
        <w:r w:rsidR="00DC7DBA" w:rsidDel="0096477E">
          <w:delText>)</w:delText>
        </w:r>
        <w:r w:rsidR="00465FDE" w:rsidDel="0096477E">
          <w:delText xml:space="preserve"> corresponden con </w:delText>
        </w:r>
        <w:r w:rsidR="00A90667" w:rsidRPr="00A90667" w:rsidDel="0096477E">
          <w:delText xml:space="preserve">matrices de conteo preprocesadas de forma estandarizada por el </w:delText>
        </w:r>
        <w:r w:rsidR="00A90667" w:rsidRPr="00A90667" w:rsidDel="0096477E">
          <w:rPr>
            <w:i/>
            <w:iCs/>
          </w:rPr>
          <w:delText>pipeline</w:delText>
        </w:r>
        <w:r w:rsidR="00A90667" w:rsidRPr="00A90667" w:rsidDel="0096477E">
          <w:delText xml:space="preserve"> del NCBI</w:delText>
        </w:r>
      </w:del>
      <w:r w:rsidR="00A90667">
        <w:t>.</w:t>
      </w:r>
      <w:r w:rsidR="003C39D5">
        <w:t xml:space="preserve"> Este consiste en el alineamiento de </w:t>
      </w:r>
      <w:r w:rsidR="003C39D5" w:rsidRPr="00A90667">
        <w:t xml:space="preserve">las ejecuciones de secuenciación del </w:t>
      </w:r>
      <w:r w:rsidR="003C39D5" w:rsidRPr="00A90667">
        <w:rPr>
          <w:i/>
          <w:iCs/>
        </w:rPr>
        <w:t>Sequence Read Archive</w:t>
      </w:r>
      <w:r w:rsidR="003C39D5" w:rsidRPr="00A90667">
        <w:t xml:space="preserve"> (SRA) clasificadas como transcriptómicas y correspondientes a </w:t>
      </w:r>
      <w:r w:rsidR="003C39D5" w:rsidRPr="00A90667">
        <w:rPr>
          <w:i/>
          <w:iCs/>
        </w:rPr>
        <w:t>Homo sapiens</w:t>
      </w:r>
      <w:r w:rsidR="00A90667" w:rsidRPr="00A90667">
        <w:t xml:space="preserve"> contra el ensamblaje del genoma de referencia GCA_000001405.15 utilizando el algoritmo HISAT2. Aquellas ejecuciones que logran superar una tasa de alineamiento mínima del 50% son procesadas a continuación con el programa </w:t>
      </w:r>
      <w:r w:rsidR="00A90667" w:rsidRPr="00A90667">
        <w:rPr>
          <w:i/>
          <w:iCs/>
        </w:rPr>
        <w:t>featureCounts</w:t>
      </w:r>
      <w:r w:rsidR="00A90667" w:rsidRPr="00A90667">
        <w:t xml:space="preserve"> (paquete Subread), el cual genera un archivo de conteo crudo individual para cada ejecución. Posteriormente, GEO integra estos archivos individuales en matrices de conteo crudo a nivel de Serie (</w:t>
      </w:r>
      <w:r w:rsidR="00A90667" w:rsidRPr="00A90667">
        <w:rPr>
          <w:i/>
          <w:iCs/>
        </w:rPr>
        <w:t>GEO Series raw counts matrices</w:t>
      </w:r>
      <w:r w:rsidR="00A90667" w:rsidRPr="00A90667">
        <w:t xml:space="preserve">). Como paso final </w:t>
      </w:r>
      <w:r w:rsidR="003C39D5">
        <w:t xml:space="preserve">de este </w:t>
      </w:r>
      <w:r w:rsidR="003C39D5" w:rsidRPr="003C39D5">
        <w:rPr>
          <w:i/>
          <w:iCs/>
        </w:rPr>
        <w:t>pipeline</w:t>
      </w:r>
      <w:r w:rsidR="00A90667" w:rsidRPr="00A90667">
        <w:t xml:space="preserve">, los valores cuantitativos de las matrices se redondean para asegurar que sean </w:t>
      </w:r>
      <w:r w:rsidR="00A90667" w:rsidRPr="00A90667">
        <w:rPr>
          <w:i/>
          <w:iCs/>
        </w:rPr>
        <w:t>inputs</w:t>
      </w:r>
      <w:r w:rsidR="00A90667" w:rsidRPr="00A90667">
        <w:t xml:space="preserve"> compatibles con los programas estándar de análisis de expresión </w:t>
      </w:r>
      <w:commentRangeStart w:id="77"/>
      <w:r w:rsidR="00A90667" w:rsidRPr="00A90667">
        <w:t>diferencial</w:t>
      </w:r>
      <w:commentRangeEnd w:id="77"/>
      <w:r w:rsidRPr="00A90667">
        <w:rPr>
          <w:rStyle w:val="CommentReference"/>
          <w:sz w:val="24"/>
          <w:szCs w:val="24"/>
        </w:rPr>
        <w:commentReference w:id="77"/>
      </w:r>
      <w:r w:rsidR="00A90667" w:rsidRPr="00A90667">
        <w:t>.</w:t>
      </w:r>
    </w:p>
    <w:p w14:paraId="7AD0EEE7" w14:textId="23D63798" w:rsidR="00B115EA" w:rsidRDefault="00B115EA" w:rsidP="00CB7DBC">
      <w:r w:rsidRPr="00B115EA">
        <w:t xml:space="preserve">A pesar de que la generación de datos automatizada por el NCBI supone una herramienta valiosa, este procedimiento conlleva limitaciones relacionadas con los umbrales de calidad, la consistencia con las publicaciones originales o la </w:t>
      </w:r>
      <w:r w:rsidR="00BD053B">
        <w:t>ausencia e incompatibilidad interna de las muestras</w:t>
      </w:r>
      <w:r w:rsidRPr="00B115EA">
        <w:t xml:space="preserve">. No obstante, </w:t>
      </w:r>
      <w:r w:rsidRPr="00DC7DBA">
        <w:t xml:space="preserve">se </w:t>
      </w:r>
      <w:r w:rsidR="00BD053B">
        <w:t>opta por</w:t>
      </w:r>
      <w:r w:rsidRPr="00DC7DBA">
        <w:t xml:space="preserve"> el uso de estos conjuntos de datos como una decisión estratégica que permite mitigar la carencia de recursos de computación de alto rendimiento</w:t>
      </w:r>
      <w:r w:rsidRPr="00B115EA">
        <w:rPr>
          <w:b/>
          <w:bCs/>
        </w:rPr>
        <w:t xml:space="preserve"> </w:t>
      </w:r>
      <w:r w:rsidRPr="00B115EA">
        <w:t>necesarios para el procesamiento de lecturas primarias.</w:t>
      </w:r>
    </w:p>
    <w:p w14:paraId="4AAA10FE" w14:textId="3E430727" w:rsidR="00B115EA" w:rsidRDefault="00BD053B" w:rsidP="00CB7DBC">
      <w:r>
        <w:t xml:space="preserve">Finalmente, se ha obtenido la información clínica a partir de </w:t>
      </w:r>
      <w:r w:rsidRPr="00BD053B">
        <w:t>la plataforma GREIN</w:t>
      </w:r>
      <w:commentRangeStart w:id="78"/>
      <w:r w:rsidRPr="00BD053B">
        <w:t xml:space="preserve"> (</w:t>
      </w:r>
      <w:r w:rsidRPr="00C333A7">
        <w:rPr>
          <w:i/>
          <w:iCs/>
        </w:rPr>
        <w:t>GReat Expression INterface</w:t>
      </w:r>
      <w:commentRangeEnd w:id="78"/>
      <w:r w:rsidR="0096477E" w:rsidRPr="00BD053B">
        <w:rPr>
          <w:rStyle w:val="CommentReference"/>
          <w:sz w:val="24"/>
          <w:szCs w:val="24"/>
        </w:rPr>
        <w:commentReference w:id="78"/>
      </w:r>
      <w:r w:rsidRPr="00BD053B">
        <w:t xml:space="preserve">), </w:t>
      </w:r>
      <w:r>
        <w:t>puesto que</w:t>
      </w:r>
      <w:r w:rsidRPr="00BD053B">
        <w:t xml:space="preserve"> permite la descarga de los metadatos en formato </w:t>
      </w:r>
      <w:r w:rsidRPr="0096477E">
        <w:rPr>
          <w:i/>
          <w:iCs/>
          <w:rPrChange w:id="79" w:author="Victor Jesus Fernandez Ramirez" w:date="2026-05-11T19:42:00Z" w16du:dateUtc="2026-05-11T17:42:00Z">
            <w:rPr/>
          </w:rPrChange>
        </w:rPr>
        <w:t>.csv</w:t>
      </w:r>
      <w:r w:rsidRPr="00BD053B">
        <w:t xml:space="preserve">. Esta elección técnica facilita la interoperabilidad con el entorno R y agiliza la estructuración de los objetos de datos necesarios. Como medida de control de calidad, la información obtenida se contrasta sistemáticamente con los archivos </w:t>
      </w:r>
      <w:r w:rsidRPr="00C333A7">
        <w:rPr>
          <w:i/>
          <w:iCs/>
        </w:rPr>
        <w:t>Series Matrix</w:t>
      </w:r>
      <w:r w:rsidRPr="00BD053B">
        <w:t xml:space="preserve"> originales de GEO</w:t>
      </w:r>
      <w:r>
        <w:t>;</w:t>
      </w:r>
      <w:r w:rsidRPr="00BD053B">
        <w:t xml:space="preserve"> garantizando así una correspondencia precisa entre la</w:t>
      </w:r>
      <w:r>
        <w:t>s condiciones biológicas</w:t>
      </w:r>
      <w:r w:rsidRPr="00BD053B">
        <w:t xml:space="preserve"> y las muestras procesada</w:t>
      </w:r>
      <w:r>
        <w:t>s.</w:t>
      </w:r>
    </w:p>
    <w:p w14:paraId="0B61B5FE" w14:textId="4BDAF7BF" w:rsidR="004A1570" w:rsidRPr="008E6912" w:rsidRDefault="008A5115" w:rsidP="004A1570">
      <w:pPr>
        <w:pStyle w:val="Heading4"/>
        <w:rPr>
          <w:lang w:val="en-US"/>
        </w:rPr>
      </w:pPr>
      <w:r w:rsidRPr="008E6912">
        <w:rPr>
          <w:lang w:val="en-US"/>
        </w:rPr>
        <w:t>The Cancer Genomic Atlas (TCGA)</w:t>
      </w:r>
    </w:p>
    <w:p w14:paraId="0FB3FCDF" w14:textId="291D944C" w:rsidR="00352D17" w:rsidRDefault="00772968" w:rsidP="00352D17">
      <w:commentRangeStart w:id="80"/>
      <w:r>
        <w:lastRenderedPageBreak/>
        <w:t>Todavia no tengo muy claro para que voy a emplear este dataset</w:t>
      </w:r>
      <w:commentRangeEnd w:id="80"/>
      <w:r w:rsidR="00EE5AF8">
        <w:rPr>
          <w:rStyle w:val="CommentReference"/>
          <w:sz w:val="24"/>
          <w:szCs w:val="24"/>
        </w:rPr>
        <w:commentReference w:id="80"/>
      </w:r>
    </w:p>
    <w:p w14:paraId="7529771C" w14:textId="77777777" w:rsidR="00352D17" w:rsidRPr="00352D17" w:rsidRDefault="00352D17" w:rsidP="00352D17"/>
    <w:p w14:paraId="45D4CC72" w14:textId="77777777" w:rsidR="00352D17" w:rsidRPr="00352D17" w:rsidRDefault="00352D17" w:rsidP="00352D17"/>
    <w:p w14:paraId="6873D762" w14:textId="77777777" w:rsidR="00352D17" w:rsidRPr="00352D17" w:rsidRDefault="00352D17" w:rsidP="00352D17"/>
    <w:p w14:paraId="36786893" w14:textId="1FF1125F" w:rsidR="000D09A0" w:rsidRDefault="00352D17" w:rsidP="00352D17">
      <w:pPr>
        <w:pStyle w:val="Heading3"/>
      </w:pPr>
      <w:bookmarkStart w:id="81" w:name="_Toc228992848"/>
      <w:r>
        <w:t>Descripción de la cohorte</w:t>
      </w:r>
      <w:bookmarkEnd w:id="81"/>
    </w:p>
    <w:p w14:paraId="0D368F16" w14:textId="5B3CEAA0" w:rsidR="00970175" w:rsidRDefault="00CF3B8A" w:rsidP="00CF3B8A">
      <w:r>
        <w:t>Explicar aquí las características globales de las cohortes seleccionadas, detallando el cómputo total de muestras analizadas.</w:t>
      </w:r>
    </w:p>
    <w:p w14:paraId="6CC35A03" w14:textId="7E3226D7" w:rsidR="00CF3B8A" w:rsidRDefault="00CF3B8A" w:rsidP="00CF3B8A">
      <w:r>
        <w:t>blablabla</w:t>
      </w:r>
    </w:p>
    <w:p w14:paraId="3F7380B2" w14:textId="363B8990" w:rsidR="00CF3B8A" w:rsidRDefault="00CF3B8A" w:rsidP="00CF3B8A">
      <w:pPr>
        <w:pStyle w:val="TOCHeading"/>
        <w:spacing w:after="0"/>
      </w:pPr>
      <w:bookmarkStart w:id="82" w:name="_Toc228992878"/>
      <w:r w:rsidRPr="00CF3B8A">
        <w:t>Tabla 1. Resumen de los datasets de RNA-seq integrados y características del diseño experimental.</w:t>
      </w:r>
      <w:bookmarkEnd w:id="82"/>
    </w:p>
    <w:tbl>
      <w:tblPr>
        <w:tblStyle w:val="GridTable7Colorful"/>
        <w:tblW w:w="0" w:type="auto"/>
        <w:tblInd w:w="-5" w:type="dxa"/>
        <w:tblLook w:val="04A0" w:firstRow="1" w:lastRow="0" w:firstColumn="1" w:lastColumn="0" w:noHBand="0" w:noVBand="1"/>
      </w:tblPr>
      <w:tblGrid>
        <w:gridCol w:w="1330"/>
        <w:gridCol w:w="1147"/>
        <w:gridCol w:w="1408"/>
        <w:gridCol w:w="1103"/>
        <w:gridCol w:w="1727"/>
        <w:gridCol w:w="1105"/>
        <w:gridCol w:w="1256"/>
      </w:tblGrid>
      <w:tr w:rsidR="00970175" w:rsidRPr="00970175" w14:paraId="04CE8ED3" w14:textId="77777777" w:rsidTr="009701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tcPr>
          <w:p w14:paraId="74F49C83" w14:textId="5B2616BD" w:rsidR="00970175" w:rsidRPr="00E83CAD" w:rsidRDefault="00970175" w:rsidP="00CF3B8A">
            <w:pPr>
              <w:spacing w:before="0"/>
              <w:jc w:val="center"/>
              <w:rPr>
                <w:rFonts w:cstheme="minorHAnsi"/>
                <w:i w:val="0"/>
                <w:iCs w:val="0"/>
                <w:color w:val="auto"/>
              </w:rPr>
            </w:pPr>
            <w:r w:rsidRPr="00E83CAD">
              <w:rPr>
                <w:rFonts w:cstheme="minorHAnsi"/>
                <w:b w:val="0"/>
                <w:bCs w:val="0"/>
                <w:i w:val="0"/>
                <w:iCs w:val="0"/>
                <w:color w:val="auto"/>
              </w:rPr>
              <w:t>ID Dataset</w:t>
            </w:r>
          </w:p>
        </w:tc>
        <w:tc>
          <w:tcPr>
            <w:tcW w:w="0" w:type="auto"/>
            <w:vAlign w:val="center"/>
          </w:tcPr>
          <w:p w14:paraId="192404BD" w14:textId="303DB11A"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N (Original)</w:t>
            </w:r>
          </w:p>
        </w:tc>
        <w:tc>
          <w:tcPr>
            <w:tcW w:w="0" w:type="auto"/>
            <w:vAlign w:val="center"/>
          </w:tcPr>
          <w:p w14:paraId="15D6950A" w14:textId="49C004F1"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Normal Adyacente</w:t>
            </w:r>
          </w:p>
        </w:tc>
        <w:tc>
          <w:tcPr>
            <w:tcW w:w="0" w:type="auto"/>
            <w:vAlign w:val="center"/>
          </w:tcPr>
          <w:p w14:paraId="642053F5" w14:textId="668A6ADD"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Tejido Tumoral</w:t>
            </w:r>
          </w:p>
        </w:tc>
        <w:tc>
          <w:tcPr>
            <w:tcW w:w="0" w:type="auto"/>
            <w:vAlign w:val="center"/>
          </w:tcPr>
          <w:p w14:paraId="4741C81A" w14:textId="67328DE7"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Muestras excluidas (Motivo)</w:t>
            </w:r>
          </w:p>
        </w:tc>
        <w:tc>
          <w:tcPr>
            <w:tcW w:w="0" w:type="auto"/>
            <w:vAlign w:val="center"/>
          </w:tcPr>
          <w:p w14:paraId="41A66F14" w14:textId="197ACD28"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Diseño Pareado</w:t>
            </w:r>
          </w:p>
        </w:tc>
        <w:tc>
          <w:tcPr>
            <w:tcW w:w="0" w:type="auto"/>
            <w:vAlign w:val="center"/>
          </w:tcPr>
          <w:p w14:paraId="29001FBE" w14:textId="171D4323" w:rsidR="00970175" w:rsidRPr="00970175" w:rsidRDefault="00970175" w:rsidP="00CF3B8A">
            <w:pPr>
              <w:spacing w:before="0"/>
              <w:jc w:val="center"/>
              <w:cnfStyle w:val="100000000000" w:firstRow="1" w:lastRow="0" w:firstColumn="0" w:lastColumn="0" w:oddVBand="0" w:evenVBand="0" w:oddHBand="0" w:evenHBand="0" w:firstRowFirstColumn="0" w:firstRowLastColumn="0" w:lastRowFirstColumn="0" w:lastRowLastColumn="0"/>
              <w:rPr>
                <w:rFonts w:cstheme="minorHAnsi"/>
                <w:color w:val="auto"/>
              </w:rPr>
            </w:pPr>
            <w:r w:rsidRPr="00970175">
              <w:rPr>
                <w:rFonts w:cstheme="minorHAnsi"/>
                <w:b w:val="0"/>
                <w:bCs w:val="0"/>
                <w:color w:val="auto"/>
              </w:rPr>
              <w:t>Versión del Genoma</w:t>
            </w:r>
          </w:p>
        </w:tc>
      </w:tr>
      <w:tr w:rsidR="00970175" w:rsidRPr="00970175" w14:paraId="3FB1CBF6" w14:textId="77777777" w:rsidTr="00970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49DD1E" w14:textId="58A553C1" w:rsidR="00970175" w:rsidRPr="00970175" w:rsidRDefault="00970175" w:rsidP="00970175">
            <w:pPr>
              <w:jc w:val="center"/>
              <w:rPr>
                <w:rFonts w:cstheme="minorHAnsi"/>
              </w:rPr>
            </w:pPr>
            <w:r w:rsidRPr="00970175">
              <w:rPr>
                <w:rFonts w:cstheme="minorHAnsi"/>
                <w:color w:val="000000"/>
              </w:rPr>
              <w:t>GSE50760</w:t>
            </w:r>
          </w:p>
        </w:tc>
        <w:tc>
          <w:tcPr>
            <w:tcW w:w="0" w:type="auto"/>
            <w:vAlign w:val="center"/>
          </w:tcPr>
          <w:p w14:paraId="7E6C5DDB" w14:textId="43FB83EE"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54</w:t>
            </w:r>
          </w:p>
        </w:tc>
        <w:tc>
          <w:tcPr>
            <w:tcW w:w="0" w:type="auto"/>
            <w:vAlign w:val="center"/>
          </w:tcPr>
          <w:p w14:paraId="1E599572" w14:textId="23011E26"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0" w:type="auto"/>
            <w:vAlign w:val="center"/>
          </w:tcPr>
          <w:p w14:paraId="6DC6E5B1" w14:textId="7CEE65BA"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w:t>
            </w:r>
          </w:p>
        </w:tc>
        <w:tc>
          <w:tcPr>
            <w:tcW w:w="0" w:type="auto"/>
            <w:vAlign w:val="center"/>
          </w:tcPr>
          <w:p w14:paraId="0266A8BF" w14:textId="60C18D2D"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18 (Metástasis hepática)</w:t>
            </w:r>
          </w:p>
        </w:tc>
        <w:tc>
          <w:tcPr>
            <w:tcW w:w="0" w:type="auto"/>
            <w:vAlign w:val="center"/>
          </w:tcPr>
          <w:p w14:paraId="37645B2A" w14:textId="7C51D3E1"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200A2172" w14:textId="6A3A6B74"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hg19 (GRCh37)</w:t>
            </w:r>
          </w:p>
        </w:tc>
      </w:tr>
      <w:tr w:rsidR="00970175" w:rsidRPr="00970175" w14:paraId="5DC30783" w14:textId="77777777" w:rsidTr="00970175">
        <w:tc>
          <w:tcPr>
            <w:cnfStyle w:val="001000000000" w:firstRow="0" w:lastRow="0" w:firstColumn="1" w:lastColumn="0" w:oddVBand="0" w:evenVBand="0" w:oddHBand="0" w:evenHBand="0" w:firstRowFirstColumn="0" w:firstRowLastColumn="0" w:lastRowFirstColumn="0" w:lastRowLastColumn="0"/>
            <w:tcW w:w="0" w:type="auto"/>
            <w:vAlign w:val="center"/>
          </w:tcPr>
          <w:p w14:paraId="22EA6307" w14:textId="5E391FC6" w:rsidR="00970175" w:rsidRPr="00970175" w:rsidRDefault="00970175" w:rsidP="00970175">
            <w:pPr>
              <w:jc w:val="center"/>
              <w:rPr>
                <w:rFonts w:cstheme="minorHAnsi"/>
              </w:rPr>
            </w:pPr>
            <w:r w:rsidRPr="00970175">
              <w:rPr>
                <w:rFonts w:cstheme="minorHAnsi"/>
                <w:color w:val="000000"/>
              </w:rPr>
              <w:t>GSE92914</w:t>
            </w:r>
          </w:p>
        </w:tc>
        <w:tc>
          <w:tcPr>
            <w:tcW w:w="0" w:type="auto"/>
            <w:vAlign w:val="center"/>
          </w:tcPr>
          <w:p w14:paraId="4D51997A" w14:textId="137583F4"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12</w:t>
            </w:r>
          </w:p>
        </w:tc>
        <w:tc>
          <w:tcPr>
            <w:tcW w:w="0" w:type="auto"/>
            <w:vAlign w:val="center"/>
          </w:tcPr>
          <w:p w14:paraId="4E79BEBA" w14:textId="1E53E77B"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3</w:t>
            </w:r>
          </w:p>
        </w:tc>
        <w:tc>
          <w:tcPr>
            <w:tcW w:w="0" w:type="auto"/>
            <w:vAlign w:val="center"/>
          </w:tcPr>
          <w:p w14:paraId="2F96C481" w14:textId="13E42A3C"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3</w:t>
            </w:r>
          </w:p>
        </w:tc>
        <w:tc>
          <w:tcPr>
            <w:tcW w:w="0" w:type="auto"/>
            <w:vAlign w:val="center"/>
          </w:tcPr>
          <w:p w14:paraId="45FD6806" w14:textId="3334FD64"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6 (Metástasis y muestras control sin metástasis)</w:t>
            </w:r>
          </w:p>
        </w:tc>
        <w:tc>
          <w:tcPr>
            <w:tcW w:w="0" w:type="auto"/>
            <w:vAlign w:val="center"/>
          </w:tcPr>
          <w:p w14:paraId="258C7BE2" w14:textId="12E9A4A5"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19794E71" w14:textId="285E1413"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hg19 (GRCh37)</w:t>
            </w:r>
          </w:p>
        </w:tc>
      </w:tr>
      <w:tr w:rsidR="00970175" w:rsidRPr="00970175" w14:paraId="5FA695AD" w14:textId="77777777" w:rsidTr="00970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040ADA" w14:textId="3C34F757" w:rsidR="00970175" w:rsidRPr="00970175" w:rsidRDefault="00970175" w:rsidP="00970175">
            <w:pPr>
              <w:jc w:val="center"/>
              <w:rPr>
                <w:rFonts w:cstheme="minorHAnsi"/>
              </w:rPr>
            </w:pPr>
            <w:r w:rsidRPr="00970175">
              <w:rPr>
                <w:rFonts w:cstheme="minorHAnsi"/>
                <w:color w:val="000000"/>
              </w:rPr>
              <w:t>GSE104836</w:t>
            </w:r>
          </w:p>
        </w:tc>
        <w:tc>
          <w:tcPr>
            <w:tcW w:w="0" w:type="auto"/>
            <w:vAlign w:val="center"/>
          </w:tcPr>
          <w:p w14:paraId="3C0936CA" w14:textId="7589DD2D"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20</w:t>
            </w:r>
          </w:p>
        </w:tc>
        <w:tc>
          <w:tcPr>
            <w:tcW w:w="0" w:type="auto"/>
            <w:vAlign w:val="center"/>
          </w:tcPr>
          <w:p w14:paraId="4887C7B6" w14:textId="44F6FEEF"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10</w:t>
            </w:r>
          </w:p>
        </w:tc>
        <w:tc>
          <w:tcPr>
            <w:tcW w:w="0" w:type="auto"/>
            <w:vAlign w:val="center"/>
          </w:tcPr>
          <w:p w14:paraId="1C057347" w14:textId="529EECC4"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10</w:t>
            </w:r>
          </w:p>
        </w:tc>
        <w:tc>
          <w:tcPr>
            <w:tcW w:w="0" w:type="auto"/>
            <w:vAlign w:val="center"/>
          </w:tcPr>
          <w:p w14:paraId="18241C53" w14:textId="35EE0228"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N/A</w:t>
            </w:r>
          </w:p>
        </w:tc>
        <w:tc>
          <w:tcPr>
            <w:tcW w:w="0" w:type="auto"/>
            <w:vAlign w:val="center"/>
          </w:tcPr>
          <w:p w14:paraId="3C5F521A" w14:textId="06D5820A"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2FDD80E5" w14:textId="47EA7460"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hg38 (GRCh38)</w:t>
            </w:r>
          </w:p>
        </w:tc>
      </w:tr>
      <w:tr w:rsidR="00970175" w:rsidRPr="00970175" w14:paraId="0A5EA0E4" w14:textId="77777777" w:rsidTr="00970175">
        <w:tc>
          <w:tcPr>
            <w:cnfStyle w:val="001000000000" w:firstRow="0" w:lastRow="0" w:firstColumn="1" w:lastColumn="0" w:oddVBand="0" w:evenVBand="0" w:oddHBand="0" w:evenHBand="0" w:firstRowFirstColumn="0" w:firstRowLastColumn="0" w:lastRowFirstColumn="0" w:lastRowLastColumn="0"/>
            <w:tcW w:w="0" w:type="auto"/>
            <w:vAlign w:val="center"/>
          </w:tcPr>
          <w:p w14:paraId="14C8E870" w14:textId="087F704E" w:rsidR="00970175" w:rsidRPr="00970175" w:rsidRDefault="00970175" w:rsidP="00970175">
            <w:pPr>
              <w:jc w:val="center"/>
              <w:rPr>
                <w:rFonts w:cstheme="minorHAnsi"/>
              </w:rPr>
            </w:pPr>
            <w:r w:rsidRPr="00970175">
              <w:rPr>
                <w:rFonts w:cstheme="minorHAnsi"/>
                <w:color w:val="000000"/>
              </w:rPr>
              <w:t>GSE142279</w:t>
            </w:r>
          </w:p>
        </w:tc>
        <w:tc>
          <w:tcPr>
            <w:tcW w:w="0" w:type="auto"/>
            <w:vAlign w:val="center"/>
          </w:tcPr>
          <w:p w14:paraId="15AF88F9" w14:textId="60FDA0D0"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40</w:t>
            </w:r>
          </w:p>
        </w:tc>
        <w:tc>
          <w:tcPr>
            <w:tcW w:w="0" w:type="auto"/>
            <w:vAlign w:val="center"/>
          </w:tcPr>
          <w:p w14:paraId="0A266425" w14:textId="7D0F4159"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0" w:type="auto"/>
            <w:vAlign w:val="center"/>
          </w:tcPr>
          <w:p w14:paraId="7DDC8EF1" w14:textId="4D4AE1DA"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20</w:t>
            </w:r>
          </w:p>
        </w:tc>
        <w:tc>
          <w:tcPr>
            <w:tcW w:w="0" w:type="auto"/>
            <w:vAlign w:val="center"/>
          </w:tcPr>
          <w:p w14:paraId="1164B9E6" w14:textId="4CC73F09"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N/A</w:t>
            </w:r>
          </w:p>
        </w:tc>
        <w:tc>
          <w:tcPr>
            <w:tcW w:w="0" w:type="auto"/>
            <w:vAlign w:val="center"/>
          </w:tcPr>
          <w:p w14:paraId="603C7A41" w14:textId="12CA2A1E"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0B2AF751" w14:textId="70BE7F50"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hg38 (GRCh38)</w:t>
            </w:r>
          </w:p>
        </w:tc>
      </w:tr>
      <w:tr w:rsidR="00970175" w:rsidRPr="00970175" w14:paraId="04E639B6" w14:textId="77777777" w:rsidTr="00970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4F02B9" w14:textId="572705AA" w:rsidR="00970175" w:rsidRPr="00970175" w:rsidRDefault="00970175" w:rsidP="00970175">
            <w:pPr>
              <w:jc w:val="center"/>
              <w:rPr>
                <w:rFonts w:cstheme="minorHAnsi"/>
              </w:rPr>
            </w:pPr>
            <w:r w:rsidRPr="00970175">
              <w:rPr>
                <w:rFonts w:cstheme="minorHAnsi"/>
                <w:color w:val="000000"/>
              </w:rPr>
              <w:t>GSE156451</w:t>
            </w:r>
          </w:p>
        </w:tc>
        <w:tc>
          <w:tcPr>
            <w:tcW w:w="0" w:type="auto"/>
            <w:vAlign w:val="center"/>
          </w:tcPr>
          <w:p w14:paraId="150635BE" w14:textId="21763F15"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95</w:t>
            </w:r>
          </w:p>
        </w:tc>
        <w:tc>
          <w:tcPr>
            <w:tcW w:w="0" w:type="auto"/>
            <w:vAlign w:val="center"/>
          </w:tcPr>
          <w:p w14:paraId="2A487EF6" w14:textId="505EC4F2"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47</w:t>
            </w:r>
          </w:p>
        </w:tc>
        <w:tc>
          <w:tcPr>
            <w:tcW w:w="0" w:type="auto"/>
            <w:vAlign w:val="center"/>
          </w:tcPr>
          <w:p w14:paraId="3A3B5B0A" w14:textId="5EB65A38"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48</w:t>
            </w:r>
          </w:p>
        </w:tc>
        <w:tc>
          <w:tcPr>
            <w:tcW w:w="0" w:type="auto"/>
            <w:vAlign w:val="center"/>
          </w:tcPr>
          <w:p w14:paraId="122066E7" w14:textId="14AFFC2D"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N/A</w:t>
            </w:r>
          </w:p>
        </w:tc>
        <w:tc>
          <w:tcPr>
            <w:tcW w:w="0" w:type="auto"/>
            <w:vAlign w:val="center"/>
          </w:tcPr>
          <w:p w14:paraId="00185E59" w14:textId="3E69F80E"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41E8392D" w14:textId="025E0349"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hg19 (GRCh37)</w:t>
            </w:r>
          </w:p>
        </w:tc>
      </w:tr>
      <w:tr w:rsidR="00970175" w:rsidRPr="00970175" w14:paraId="1C4638B7" w14:textId="77777777" w:rsidTr="00970175">
        <w:tc>
          <w:tcPr>
            <w:cnfStyle w:val="001000000000" w:firstRow="0" w:lastRow="0" w:firstColumn="1" w:lastColumn="0" w:oddVBand="0" w:evenVBand="0" w:oddHBand="0" w:evenHBand="0" w:firstRowFirstColumn="0" w:firstRowLastColumn="0" w:lastRowFirstColumn="0" w:lastRowLastColumn="0"/>
            <w:tcW w:w="0" w:type="auto"/>
            <w:vAlign w:val="center"/>
          </w:tcPr>
          <w:p w14:paraId="0F40AB60" w14:textId="6BB0C4F5" w:rsidR="00970175" w:rsidRPr="00970175" w:rsidRDefault="00970175" w:rsidP="00970175">
            <w:pPr>
              <w:jc w:val="center"/>
              <w:rPr>
                <w:rFonts w:cstheme="minorHAnsi"/>
              </w:rPr>
            </w:pPr>
            <w:r w:rsidRPr="00970175">
              <w:rPr>
                <w:rFonts w:cstheme="minorHAnsi"/>
                <w:color w:val="000000"/>
              </w:rPr>
              <w:lastRenderedPageBreak/>
              <w:t>GSE164541</w:t>
            </w:r>
          </w:p>
        </w:tc>
        <w:tc>
          <w:tcPr>
            <w:tcW w:w="0" w:type="auto"/>
            <w:vAlign w:val="center"/>
          </w:tcPr>
          <w:p w14:paraId="461810EB" w14:textId="277BBC8D"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15</w:t>
            </w:r>
          </w:p>
        </w:tc>
        <w:tc>
          <w:tcPr>
            <w:tcW w:w="0" w:type="auto"/>
            <w:vAlign w:val="center"/>
          </w:tcPr>
          <w:p w14:paraId="244DEBDA" w14:textId="50FD3DEB"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w:t>
            </w:r>
          </w:p>
        </w:tc>
        <w:tc>
          <w:tcPr>
            <w:tcW w:w="0" w:type="auto"/>
            <w:vAlign w:val="center"/>
          </w:tcPr>
          <w:p w14:paraId="5C5DD3EC" w14:textId="1E3D5244"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w:t>
            </w:r>
          </w:p>
        </w:tc>
        <w:tc>
          <w:tcPr>
            <w:tcW w:w="0" w:type="auto"/>
            <w:vAlign w:val="center"/>
          </w:tcPr>
          <w:p w14:paraId="1697FAC0" w14:textId="3189B1C7"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5 (Adenoma)</w:t>
            </w:r>
          </w:p>
        </w:tc>
        <w:tc>
          <w:tcPr>
            <w:tcW w:w="0" w:type="auto"/>
            <w:vAlign w:val="center"/>
          </w:tcPr>
          <w:p w14:paraId="5F7B4E72" w14:textId="0A75E62E"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Sí</w:t>
            </w:r>
          </w:p>
        </w:tc>
        <w:tc>
          <w:tcPr>
            <w:tcW w:w="0" w:type="auto"/>
            <w:vAlign w:val="center"/>
          </w:tcPr>
          <w:p w14:paraId="187D5C2F" w14:textId="680C1FBE" w:rsidR="00970175" w:rsidRPr="00970175" w:rsidRDefault="00970175" w:rsidP="00970175">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970175">
              <w:rPr>
                <w:rFonts w:cstheme="minorHAnsi"/>
                <w:color w:val="000000"/>
              </w:rPr>
              <w:t>hg38 (GRCh38)</w:t>
            </w:r>
          </w:p>
        </w:tc>
      </w:tr>
      <w:tr w:rsidR="00970175" w:rsidRPr="00970175" w14:paraId="41B9C960" w14:textId="77777777" w:rsidTr="009701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FA7C74" w14:textId="342A9C3B" w:rsidR="00970175" w:rsidRPr="00970175" w:rsidRDefault="00970175" w:rsidP="00970175">
            <w:pPr>
              <w:jc w:val="center"/>
              <w:rPr>
                <w:rFonts w:cstheme="minorHAnsi"/>
              </w:rPr>
            </w:pPr>
            <w:r w:rsidRPr="00970175">
              <w:rPr>
                <w:rFonts w:cstheme="minorHAnsi"/>
                <w:color w:val="000000"/>
              </w:rPr>
              <w:t>TCGA-COAD</w:t>
            </w:r>
          </w:p>
        </w:tc>
        <w:tc>
          <w:tcPr>
            <w:tcW w:w="0" w:type="auto"/>
            <w:vAlign w:val="center"/>
          </w:tcPr>
          <w:p w14:paraId="52586EAD" w14:textId="7A2C8919"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524</w:t>
            </w:r>
          </w:p>
        </w:tc>
        <w:tc>
          <w:tcPr>
            <w:tcW w:w="0" w:type="auto"/>
            <w:vAlign w:val="center"/>
          </w:tcPr>
          <w:p w14:paraId="259AC78E" w14:textId="586BFDE4"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auto"/>
            <w:vAlign w:val="center"/>
          </w:tcPr>
          <w:p w14:paraId="3DE64ADC" w14:textId="41F7F250"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p>
        </w:tc>
        <w:tc>
          <w:tcPr>
            <w:tcW w:w="0" w:type="auto"/>
            <w:vAlign w:val="center"/>
          </w:tcPr>
          <w:p w14:paraId="46D29D35" w14:textId="72041585"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N/A</w:t>
            </w:r>
          </w:p>
        </w:tc>
        <w:tc>
          <w:tcPr>
            <w:tcW w:w="0" w:type="auto"/>
            <w:vAlign w:val="center"/>
          </w:tcPr>
          <w:p w14:paraId="18E5D871" w14:textId="21BA71D9"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No</w:t>
            </w:r>
          </w:p>
        </w:tc>
        <w:tc>
          <w:tcPr>
            <w:tcW w:w="0" w:type="auto"/>
            <w:vAlign w:val="center"/>
          </w:tcPr>
          <w:p w14:paraId="44AD26E4" w14:textId="08AE6648" w:rsidR="00970175" w:rsidRPr="00970175" w:rsidRDefault="00970175" w:rsidP="00970175">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970175">
              <w:rPr>
                <w:rFonts w:cstheme="minorHAnsi"/>
                <w:color w:val="000000"/>
              </w:rPr>
              <w:t>hg38 (GRCh38)</w:t>
            </w:r>
          </w:p>
        </w:tc>
      </w:tr>
    </w:tbl>
    <w:p w14:paraId="3977F70F" w14:textId="3DA72F9A" w:rsidR="00970175" w:rsidRDefault="00970175">
      <w:pPr>
        <w:spacing w:before="0" w:after="0" w:line="240" w:lineRule="auto"/>
        <w:jc w:val="left"/>
      </w:pPr>
      <w:r>
        <w:br w:type="page"/>
      </w:r>
    </w:p>
    <w:p w14:paraId="23A14171" w14:textId="77777777" w:rsidR="000D09A0" w:rsidRPr="000D09A0" w:rsidRDefault="000D09A0" w:rsidP="000D09A0"/>
    <w:p w14:paraId="1F0AFE3C" w14:textId="54DEE03A" w:rsidR="00DA0FCE" w:rsidRPr="00DA0FCE" w:rsidRDefault="00FA7727" w:rsidP="000D09A0">
      <w:pPr>
        <w:pStyle w:val="Heading2"/>
      </w:pPr>
      <w:r w:rsidRPr="00DA0FCE">
        <w:rPr>
          <w:caps w:val="0"/>
        </w:rPr>
        <w:t xml:space="preserve"> </w:t>
      </w:r>
      <w:bookmarkStart w:id="83" w:name="_Toc228992849"/>
      <w:r w:rsidR="00D17170" w:rsidRPr="00D17170">
        <w:rPr>
          <w:caps w:val="0"/>
        </w:rPr>
        <w:t>Herramientas de Análisis</w:t>
      </w:r>
      <w:bookmarkEnd w:id="83"/>
    </w:p>
    <w:p w14:paraId="022E7DB3" w14:textId="77777777" w:rsidR="00DA0FCE" w:rsidRDefault="00DA0FCE" w:rsidP="000D09A0">
      <w:pPr>
        <w:pStyle w:val="Heading3"/>
      </w:pPr>
      <w:bookmarkStart w:id="84" w:name="_Toc228992850"/>
      <w:r w:rsidRPr="007E0007">
        <w:t>“Título 3” del menú de estilos</w:t>
      </w:r>
      <w:bookmarkEnd w:id="84"/>
    </w:p>
    <w:p w14:paraId="1766DEF1" w14:textId="39EF0391" w:rsidR="00957FC0" w:rsidRPr="00957FC0" w:rsidRDefault="00957FC0" w:rsidP="00957FC0">
      <w:r>
        <w:t>sdgg</w:t>
      </w:r>
    </w:p>
    <w:p w14:paraId="57728FC3" w14:textId="77777777" w:rsidR="000D09A0" w:rsidRPr="000D09A0" w:rsidRDefault="000D09A0" w:rsidP="000D09A0">
      <w:pPr>
        <w:pStyle w:val="Heading4"/>
      </w:pPr>
      <w:r w:rsidRPr="000D09A0">
        <w:t>"Título 4" del menú de estilos</w:t>
      </w:r>
    </w:p>
    <w:p w14:paraId="5E16D511" w14:textId="23E38315" w:rsidR="00DA0FCE" w:rsidRDefault="00DA0FCE" w:rsidP="000D09A0">
      <w:pPr>
        <w:pStyle w:val="Heading4"/>
        <w:numPr>
          <w:ilvl w:val="0"/>
          <w:numId w:val="0"/>
        </w:numPr>
        <w:ind w:left="851"/>
      </w:pPr>
    </w:p>
    <w:p w14:paraId="4149FCBD" w14:textId="2F04A5AC" w:rsidR="000D09A0" w:rsidRPr="00DA0FCE" w:rsidRDefault="00D17170" w:rsidP="000D09A0">
      <w:pPr>
        <w:pStyle w:val="Heading2"/>
      </w:pPr>
      <w:bookmarkStart w:id="85" w:name="_Toc228992851"/>
      <w:r w:rsidRPr="00D17170">
        <w:rPr>
          <w:caps w:val="0"/>
        </w:rPr>
        <w:t>Procesamiento de Datos</w:t>
      </w:r>
      <w:bookmarkEnd w:id="85"/>
    </w:p>
    <w:p w14:paraId="6EA9060E" w14:textId="77777777" w:rsidR="000D09A0" w:rsidRPr="007E0007" w:rsidRDefault="000D09A0" w:rsidP="000D09A0">
      <w:pPr>
        <w:pStyle w:val="Heading3"/>
      </w:pPr>
      <w:bookmarkStart w:id="86" w:name="_Toc228992852"/>
      <w:r w:rsidRPr="007E0007">
        <w:t>“Título 3” del menú de estilos</w:t>
      </w:r>
      <w:bookmarkEnd w:id="86"/>
    </w:p>
    <w:p w14:paraId="00778855" w14:textId="77777777" w:rsidR="00D17170" w:rsidRPr="00D17170" w:rsidRDefault="00D17170" w:rsidP="00D17170"/>
    <w:p w14:paraId="7F5D713F" w14:textId="5D4AD005" w:rsidR="000D09A0" w:rsidRDefault="00D17170" w:rsidP="000D09A0">
      <w:pPr>
        <w:pStyle w:val="Heading2"/>
      </w:pPr>
      <w:r>
        <w:rPr>
          <w:caps w:val="0"/>
        </w:rPr>
        <w:t xml:space="preserve"> </w:t>
      </w:r>
      <w:bookmarkStart w:id="87" w:name="_Toc228992853"/>
      <w:r w:rsidRPr="00D17170">
        <w:rPr>
          <w:caps w:val="0"/>
        </w:rPr>
        <w:t>Análisis Estadístico</w:t>
      </w:r>
      <w:bookmarkEnd w:id="87"/>
    </w:p>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7B45F0CF" w:rsidR="000D09A0" w:rsidRPr="000D09A0" w:rsidRDefault="005B771F">
      <w:pPr>
        <w:pStyle w:val="Heading1"/>
      </w:pPr>
      <w:bookmarkStart w:id="88" w:name="_Toc228992854"/>
      <w:r w:rsidRPr="005B771F">
        <w:rPr>
          <w:caps w:val="0"/>
        </w:rPr>
        <w:lastRenderedPageBreak/>
        <w:t>Resultados</w:t>
      </w:r>
      <w:bookmarkEnd w:id="88"/>
    </w:p>
    <w:p w14:paraId="2EC88688" w14:textId="609C578A" w:rsidR="000D09A0" w:rsidRPr="000D09A0" w:rsidRDefault="005B771F" w:rsidP="000D09A0">
      <w:pPr>
        <w:pStyle w:val="Heading2"/>
      </w:pPr>
      <w:bookmarkStart w:id="89" w:name="_Toc228992855"/>
      <w:r w:rsidRPr="005B771F">
        <w:rPr>
          <w:caps w:val="0"/>
        </w:rPr>
        <w:t>Identificación de Genes Diferencialmente Expresados</w:t>
      </w:r>
      <w:bookmarkEnd w:id="89"/>
    </w:p>
    <w:p w14:paraId="03C02BF8" w14:textId="77777777" w:rsidR="000D09A0" w:rsidRPr="000D09A0" w:rsidRDefault="000D09A0" w:rsidP="000D09A0">
      <w:pPr>
        <w:pStyle w:val="Heading3"/>
      </w:pPr>
      <w:bookmarkStart w:id="90" w:name="_Toc228992856"/>
      <w:r w:rsidRPr="000D09A0">
        <w:t>“Título 3” del menú de estilos</w:t>
      </w:r>
      <w:bookmarkEnd w:id="90"/>
    </w:p>
    <w:p w14:paraId="22CD61E9" w14:textId="77777777" w:rsidR="000D09A0" w:rsidRPr="000D09A0" w:rsidRDefault="000D09A0" w:rsidP="000D09A0">
      <w:pPr>
        <w:pStyle w:val="Heading4"/>
      </w:pPr>
      <w:r w:rsidRPr="000D09A0">
        <w:t>"Título 4" del menú de estilos</w:t>
      </w:r>
    </w:p>
    <w:p w14:paraId="1BF47B66" w14:textId="77777777" w:rsidR="000D09A0" w:rsidRPr="000D09A0" w:rsidRDefault="000D09A0" w:rsidP="000D09A0"/>
    <w:p w14:paraId="3C7E4B26" w14:textId="3AAA79EC" w:rsidR="000D09A0" w:rsidRPr="007E0007" w:rsidRDefault="005B771F" w:rsidP="000D09A0">
      <w:pPr>
        <w:pStyle w:val="Heading2"/>
      </w:pPr>
      <w:bookmarkStart w:id="91" w:name="_Toc228992857"/>
      <w:r w:rsidRPr="005B771F">
        <w:rPr>
          <w:caps w:val="0"/>
        </w:rPr>
        <w:t>Validación en Datasets Independientes</w:t>
      </w:r>
      <w:bookmarkEnd w:id="91"/>
    </w:p>
    <w:p w14:paraId="5415CB3E" w14:textId="77777777" w:rsidR="000D09A0" w:rsidRPr="000D09A0" w:rsidRDefault="000D09A0" w:rsidP="000D09A0">
      <w:pPr>
        <w:pStyle w:val="Heading3"/>
      </w:pPr>
      <w:bookmarkStart w:id="92" w:name="_Toc228992858"/>
      <w:r w:rsidRPr="000D09A0">
        <w:t>“Título 3” del menú de estilos</w:t>
      </w:r>
      <w:bookmarkEnd w:id="92"/>
    </w:p>
    <w:p w14:paraId="6322EC94" w14:textId="77777777" w:rsidR="000D09A0" w:rsidRDefault="000D09A0" w:rsidP="000D09A0"/>
    <w:p w14:paraId="4DDAC88D" w14:textId="758945DE" w:rsidR="000D09A0" w:rsidRPr="00DA0FCE" w:rsidRDefault="005B771F" w:rsidP="000D09A0">
      <w:pPr>
        <w:pStyle w:val="Heading2"/>
      </w:pPr>
      <w:bookmarkStart w:id="93" w:name="_Toc228992859"/>
      <w:r w:rsidRPr="005B771F">
        <w:rPr>
          <w:caps w:val="0"/>
        </w:rPr>
        <w:t>Análisis de Enriquecimiento Funcional</w:t>
      </w:r>
      <w:bookmarkEnd w:id="93"/>
    </w:p>
    <w:p w14:paraId="5D4C9A72" w14:textId="77777777" w:rsidR="000D09A0" w:rsidRPr="007E0007" w:rsidRDefault="000D09A0" w:rsidP="000D09A0">
      <w:pPr>
        <w:pStyle w:val="Heading3"/>
      </w:pPr>
      <w:bookmarkStart w:id="94" w:name="_Toc228992860"/>
      <w:r w:rsidRPr="007E0007">
        <w:t>“Título 3” del menú de estilos</w:t>
      </w:r>
      <w:bookmarkEnd w:id="94"/>
    </w:p>
    <w:p w14:paraId="5ECDDD5B" w14:textId="08D218D8" w:rsidR="000D09A0" w:rsidRDefault="000D09A0" w:rsidP="005B771F">
      <w:pPr>
        <w:pStyle w:val="Heading4"/>
      </w:pPr>
      <w:r w:rsidRPr="007E0007">
        <w:t xml:space="preserve">“Título </w:t>
      </w:r>
      <w:r w:rsidR="005B771F">
        <w:t>4</w:t>
      </w:r>
      <w:r w:rsidRPr="007E0007">
        <w:t>” del menú de estilos</w:t>
      </w:r>
    </w:p>
    <w:p w14:paraId="3E17DDA7" w14:textId="77777777" w:rsidR="00101A07" w:rsidRPr="00101A07" w:rsidRDefault="00101A07" w:rsidP="00101A07"/>
    <w:p w14:paraId="19D7594B" w14:textId="774EA7EA" w:rsidR="005B771F" w:rsidRPr="00DA0FCE" w:rsidRDefault="005B771F" w:rsidP="005B771F">
      <w:pPr>
        <w:pStyle w:val="Heading2"/>
      </w:pPr>
      <w:bookmarkStart w:id="95" w:name="_Toc228992861"/>
      <w:r w:rsidRPr="005B771F">
        <w:rPr>
          <w:caps w:val="0"/>
        </w:rPr>
        <w:t>Análisis de Metadatos y Variables Clínicas</w:t>
      </w:r>
      <w:bookmarkEnd w:id="95"/>
    </w:p>
    <w:p w14:paraId="3C54E20C" w14:textId="77777777" w:rsidR="005B771F" w:rsidRPr="007E0007" w:rsidRDefault="005B771F" w:rsidP="005B771F">
      <w:pPr>
        <w:pStyle w:val="Heading3"/>
      </w:pPr>
      <w:bookmarkStart w:id="96" w:name="_Toc228992862"/>
      <w:r w:rsidRPr="007E0007">
        <w:t>“Título 3” del menú de estilos</w:t>
      </w:r>
      <w:bookmarkEnd w:id="96"/>
    </w:p>
    <w:p w14:paraId="1F70B004" w14:textId="77777777" w:rsidR="005B771F" w:rsidRDefault="005B771F" w:rsidP="005B771F">
      <w:pPr>
        <w:pStyle w:val="Heading4"/>
      </w:pPr>
      <w:r w:rsidRPr="007E0007">
        <w:t xml:space="preserve">“Título </w:t>
      </w:r>
      <w:r>
        <w:t>4</w:t>
      </w:r>
      <w:r w:rsidRPr="007E0007">
        <w:t>” del menú de estilos</w:t>
      </w:r>
    </w:p>
    <w:p w14:paraId="60D3AE65" w14:textId="77777777" w:rsidR="00101A07" w:rsidRPr="00101A07" w:rsidRDefault="00101A07" w:rsidP="00101A07"/>
    <w:p w14:paraId="3A99F55D" w14:textId="77777777" w:rsidR="00101A07" w:rsidRDefault="00101A07">
      <w:pPr>
        <w:spacing w:before="0" w:after="0" w:line="240" w:lineRule="auto"/>
        <w:jc w:val="left"/>
        <w:rPr>
          <w:rFonts w:asciiTheme="majorHAnsi" w:hAnsiTheme="majorHAnsi"/>
          <w:bCs/>
          <w:color w:val="0098CD"/>
          <w:kern w:val="32"/>
          <w:sz w:val="36"/>
          <w:szCs w:val="32"/>
        </w:rPr>
      </w:pPr>
      <w:r>
        <w:rPr>
          <w:caps/>
        </w:rPr>
        <w:br w:type="page"/>
      </w:r>
    </w:p>
    <w:p w14:paraId="6DEC9E97" w14:textId="48A69B20" w:rsidR="00101A07" w:rsidRPr="000D09A0" w:rsidRDefault="00101A07" w:rsidP="00101A07">
      <w:pPr>
        <w:pStyle w:val="Heading1"/>
      </w:pPr>
      <w:bookmarkStart w:id="97" w:name="_Toc228992863"/>
      <w:r w:rsidRPr="00101A07">
        <w:rPr>
          <w:caps w:val="0"/>
        </w:rPr>
        <w:lastRenderedPageBreak/>
        <w:t>Discusión</w:t>
      </w:r>
      <w:bookmarkEnd w:id="97"/>
    </w:p>
    <w:p w14:paraId="298CFB39" w14:textId="0AFDE0D2" w:rsidR="00101A07" w:rsidRPr="000D09A0" w:rsidRDefault="00101A07" w:rsidP="00101A07">
      <w:pPr>
        <w:pStyle w:val="Heading2"/>
      </w:pPr>
      <w:bookmarkStart w:id="98" w:name="_Toc228992864"/>
      <w:r w:rsidRPr="00101A07">
        <w:rPr>
          <w:caps w:val="0"/>
        </w:rPr>
        <w:t>Interpretación de los biomarcadores identificados</w:t>
      </w:r>
      <w:bookmarkEnd w:id="98"/>
    </w:p>
    <w:p w14:paraId="208E70A2" w14:textId="77777777" w:rsidR="00101A07" w:rsidRPr="000D09A0" w:rsidRDefault="00101A07" w:rsidP="00101A07">
      <w:pPr>
        <w:pStyle w:val="Heading3"/>
      </w:pPr>
      <w:bookmarkStart w:id="99" w:name="_Toc228992865"/>
      <w:r w:rsidRPr="000D09A0">
        <w:t>“Título 3” del menú de estilos</w:t>
      </w:r>
      <w:bookmarkEnd w:id="99"/>
    </w:p>
    <w:p w14:paraId="1383AFCD" w14:textId="77777777" w:rsidR="00101A07" w:rsidRPr="000D09A0" w:rsidRDefault="00101A07" w:rsidP="00101A07">
      <w:pPr>
        <w:pStyle w:val="Heading4"/>
      </w:pPr>
      <w:r w:rsidRPr="000D09A0">
        <w:t>"Título 4" del menú de estilos</w:t>
      </w:r>
    </w:p>
    <w:p w14:paraId="3DFC00BF" w14:textId="77777777" w:rsidR="00101A07" w:rsidRPr="000D09A0" w:rsidRDefault="00101A07" w:rsidP="00101A07"/>
    <w:p w14:paraId="07B57ED9" w14:textId="1F14E270" w:rsidR="00101A07" w:rsidRPr="007E0007" w:rsidRDefault="00101A07" w:rsidP="00101A07">
      <w:pPr>
        <w:pStyle w:val="Heading2"/>
      </w:pPr>
      <w:bookmarkStart w:id="100" w:name="_Toc228992866"/>
      <w:r w:rsidRPr="00101A07">
        <w:rPr>
          <w:caps w:val="0"/>
        </w:rPr>
        <w:t>Análisis del enriquecimiento funcional en el contexto clínico</w:t>
      </w:r>
      <w:bookmarkEnd w:id="100"/>
    </w:p>
    <w:p w14:paraId="58D00E0B" w14:textId="77777777" w:rsidR="00101A07" w:rsidRPr="000D09A0" w:rsidRDefault="00101A07" w:rsidP="00101A07">
      <w:pPr>
        <w:pStyle w:val="Heading3"/>
      </w:pPr>
      <w:bookmarkStart w:id="101" w:name="_Toc228992867"/>
      <w:r w:rsidRPr="000D09A0">
        <w:t>“Título 3” del menú de estilos</w:t>
      </w:r>
      <w:bookmarkEnd w:id="101"/>
    </w:p>
    <w:p w14:paraId="40B79337" w14:textId="77777777" w:rsidR="00101A07" w:rsidRDefault="00101A07" w:rsidP="00101A07"/>
    <w:p w14:paraId="5D9768F0" w14:textId="64CB087D" w:rsidR="00101A07" w:rsidRPr="00DA0FCE" w:rsidRDefault="00101A07" w:rsidP="00101A07">
      <w:pPr>
        <w:pStyle w:val="Heading2"/>
      </w:pPr>
      <w:bookmarkStart w:id="102" w:name="_Toc228992868"/>
      <w:r w:rsidRPr="00101A07">
        <w:rPr>
          <w:caps w:val="0"/>
        </w:rPr>
        <w:t>Comparación con estudios previos y meta-análisis existentes</w:t>
      </w:r>
      <w:bookmarkEnd w:id="102"/>
    </w:p>
    <w:p w14:paraId="14A1B5BA" w14:textId="77777777" w:rsidR="00101A07" w:rsidRPr="007E0007" w:rsidRDefault="00101A07" w:rsidP="00101A07">
      <w:pPr>
        <w:pStyle w:val="Heading3"/>
      </w:pPr>
      <w:bookmarkStart w:id="103" w:name="_Toc228992869"/>
      <w:r w:rsidRPr="007E0007">
        <w:t>“Título 3” del menú de estilos</w:t>
      </w:r>
      <w:bookmarkEnd w:id="103"/>
    </w:p>
    <w:p w14:paraId="1AC561B0" w14:textId="77777777" w:rsidR="00101A07" w:rsidRDefault="00101A07" w:rsidP="00101A07">
      <w:pPr>
        <w:pStyle w:val="Heading4"/>
      </w:pPr>
      <w:r w:rsidRPr="007E0007">
        <w:t xml:space="preserve">“Título </w:t>
      </w:r>
      <w:r>
        <w:t>4</w:t>
      </w:r>
      <w:r w:rsidRPr="007E0007">
        <w:t>” del menú de estilos</w:t>
      </w:r>
    </w:p>
    <w:p w14:paraId="1272429D" w14:textId="181F8BCB" w:rsidR="00101A07" w:rsidRDefault="00101A07">
      <w:pPr>
        <w:spacing w:before="0" w:after="0" w:line="240" w:lineRule="auto"/>
        <w:jc w:val="left"/>
      </w:pPr>
      <w:r>
        <w:br w:type="page"/>
      </w:r>
    </w:p>
    <w:p w14:paraId="5085F953" w14:textId="0E02CFA6" w:rsidR="00101A07" w:rsidRPr="000D09A0" w:rsidRDefault="00101A07" w:rsidP="00101A07">
      <w:pPr>
        <w:pStyle w:val="Heading1"/>
      </w:pPr>
      <w:bookmarkStart w:id="104" w:name="_Toc228992870"/>
      <w:r w:rsidRPr="00101A07">
        <w:rPr>
          <w:caps w:val="0"/>
        </w:rPr>
        <w:lastRenderedPageBreak/>
        <w:t>Conclusiones</w:t>
      </w:r>
      <w:bookmarkEnd w:id="104"/>
    </w:p>
    <w:p w14:paraId="3EBAD0F9" w14:textId="5945236C" w:rsidR="00101A07" w:rsidRPr="000D09A0" w:rsidRDefault="00101A07" w:rsidP="00101A07">
      <w:pPr>
        <w:pStyle w:val="Heading2"/>
      </w:pPr>
      <w:bookmarkStart w:id="105" w:name="_Toc228992871"/>
      <w:r w:rsidRPr="00101A07">
        <w:rPr>
          <w:caps w:val="0"/>
        </w:rPr>
        <w:t>Conclusiones respecto a los objetivos planteados</w:t>
      </w:r>
      <w:bookmarkEnd w:id="105"/>
    </w:p>
    <w:p w14:paraId="1FEFC8E9" w14:textId="77777777" w:rsidR="00101A07" w:rsidRPr="000D09A0" w:rsidRDefault="00101A07" w:rsidP="00101A07">
      <w:pPr>
        <w:pStyle w:val="Heading3"/>
      </w:pPr>
      <w:bookmarkStart w:id="106" w:name="_Toc228992872"/>
      <w:r w:rsidRPr="000D09A0">
        <w:t>“Título 3” del menú de estilos</w:t>
      </w:r>
      <w:bookmarkEnd w:id="106"/>
    </w:p>
    <w:p w14:paraId="4CFB4E10" w14:textId="77777777" w:rsidR="00101A07" w:rsidRPr="000D09A0" w:rsidRDefault="00101A07" w:rsidP="00101A07">
      <w:pPr>
        <w:pStyle w:val="Heading4"/>
      </w:pPr>
      <w:r w:rsidRPr="000D09A0">
        <w:t>"Título 4" del menú de estilos</w:t>
      </w:r>
    </w:p>
    <w:p w14:paraId="5FEE9739" w14:textId="77777777" w:rsidR="00101A07" w:rsidRPr="000D09A0" w:rsidRDefault="00101A07" w:rsidP="00101A07"/>
    <w:p w14:paraId="5F2C569F" w14:textId="07592D57" w:rsidR="00101A07" w:rsidRPr="007E0007" w:rsidRDefault="00101A07" w:rsidP="00101A07">
      <w:pPr>
        <w:pStyle w:val="Heading2"/>
      </w:pPr>
      <w:bookmarkStart w:id="107" w:name="_Toc228992873"/>
      <w:r w:rsidRPr="00101A07">
        <w:rPr>
          <w:caps w:val="0"/>
        </w:rPr>
        <w:t>Líneas de investigación futuras</w:t>
      </w:r>
      <w:bookmarkEnd w:id="107"/>
    </w:p>
    <w:p w14:paraId="430407B3" w14:textId="77777777" w:rsidR="00101A07" w:rsidRPr="000D09A0" w:rsidRDefault="00101A07" w:rsidP="00101A07">
      <w:pPr>
        <w:pStyle w:val="Heading3"/>
      </w:pPr>
      <w:bookmarkStart w:id="108" w:name="_Toc228992874"/>
      <w:r w:rsidRPr="000D09A0">
        <w:t>“Título 3” del menú de estilos</w:t>
      </w:r>
      <w:bookmarkEnd w:id="108"/>
    </w:p>
    <w:p w14:paraId="0D42A378" w14:textId="77777777" w:rsidR="00A75783" w:rsidRDefault="00A75783" w:rsidP="00A75783"/>
    <w:p w14:paraId="6B4CE328" w14:textId="7FB370C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109" w:name="_Toc228992875"/>
      <w:r>
        <w:lastRenderedPageBreak/>
        <w:t>Referencias bibliográficas</w:t>
      </w:r>
      <w:bookmarkEnd w:id="109"/>
    </w:p>
    <w:p w14:paraId="1AB1D303" w14:textId="77777777" w:rsidR="000D09A0" w:rsidRDefault="000D09A0" w:rsidP="000D09A0"/>
    <w:p w14:paraId="4CA55277" w14:textId="77777777" w:rsidR="00A75783" w:rsidRPr="005B771F" w:rsidRDefault="00A75783" w:rsidP="00194057">
      <w:pPr>
        <w:pStyle w:val="Referenciasbibliogrficas"/>
        <w:rPr>
          <w:color w:val="EE0000"/>
        </w:rPr>
      </w:pPr>
      <w:r w:rsidRPr="005B771F">
        <w:rPr>
          <w:color w:val="EE0000"/>
        </w:rPr>
        <w:t xml:space="preserve">Swanson, E., Barnes, M., Fall, A. M., &amp; Roberts, G. (2017). Predictors of Reading Comprehension Among Struggling Readers Who Exhibit Differing Levels of Inattention and Hyperactivity. </w:t>
      </w:r>
      <w:r w:rsidRPr="005B771F">
        <w:rPr>
          <w:i/>
          <w:color w:val="EE0000"/>
        </w:rPr>
        <w:t>Reading &amp; Writing Quarterly, 34</w:t>
      </w:r>
      <w:r w:rsidRPr="005B771F">
        <w:rPr>
          <w:color w:val="EE0000"/>
        </w:rPr>
        <w:t>(2), 132-146. doi:</w:t>
      </w:r>
      <w:r w:rsidRPr="005B771F">
        <w:rPr>
          <w:color w:val="EE0000"/>
          <w:u w:val="single"/>
        </w:rPr>
        <w:t>10.1080/10573569.2017.1359712</w:t>
      </w:r>
    </w:p>
    <w:p w14:paraId="2DB100BF" w14:textId="27E929CD" w:rsidR="00A75783" w:rsidRDefault="00A75783">
      <w:pPr>
        <w:spacing w:before="0" w:after="0" w:line="240" w:lineRule="auto"/>
        <w:jc w:val="left"/>
      </w:pPr>
      <w:r>
        <w:br w:type="page"/>
      </w:r>
    </w:p>
    <w:p w14:paraId="36F5707F" w14:textId="631E1F34" w:rsidR="004A1570" w:rsidRDefault="00A75783" w:rsidP="00194057">
      <w:pPr>
        <w:pStyle w:val="Anexo"/>
      </w:pPr>
      <w:bookmarkStart w:id="110" w:name="_Toc228992876"/>
      <w:r>
        <w:lastRenderedPageBreak/>
        <w:t>Encuestas realizadas</w:t>
      </w:r>
      <w:bookmarkEnd w:id="110"/>
    </w:p>
    <w:p w14:paraId="4F41F730" w14:textId="77777777" w:rsidR="004A1570" w:rsidRPr="004A1570" w:rsidRDefault="004A1570" w:rsidP="004A1570">
      <w:pPr>
        <w:numPr>
          <w:ilvl w:val="1"/>
          <w:numId w:val="18"/>
        </w:numPr>
        <w:spacing w:after="0" w:line="240" w:lineRule="auto"/>
        <w:jc w:val="left"/>
        <w:rPr>
          <w:b/>
          <w:bCs/>
        </w:rPr>
      </w:pPr>
      <w:r>
        <w:br w:type="page"/>
      </w:r>
      <w:r w:rsidRPr="004A1570">
        <w:rPr>
          <w:b/>
          <w:bCs/>
        </w:rPr>
        <w:lastRenderedPageBreak/>
        <w:t>1. Obtención de los Datos y Criterios de Selección</w:t>
      </w:r>
    </w:p>
    <w:p w14:paraId="30B4CAA0" w14:textId="77777777" w:rsidR="004A1570" w:rsidRPr="004A1570" w:rsidRDefault="004A1570" w:rsidP="004A1570">
      <w:pPr>
        <w:spacing w:before="0" w:after="0" w:line="240" w:lineRule="auto"/>
        <w:jc w:val="left"/>
      </w:pPr>
      <w:r w:rsidRPr="004A1570">
        <w:t xml:space="preserve">Este apartado responde a la pregunta: </w:t>
      </w:r>
      <w:r w:rsidRPr="004A1570">
        <w:rPr>
          <w:i/>
          <w:iCs/>
        </w:rPr>
        <w:t>¿De dónde viene la información y por qué estos datos y no otros?</w:t>
      </w:r>
    </w:p>
    <w:p w14:paraId="22CE1BF7" w14:textId="77777777" w:rsidR="004A1570" w:rsidRPr="004A1570" w:rsidRDefault="004A1570" w:rsidP="004A1570">
      <w:pPr>
        <w:numPr>
          <w:ilvl w:val="0"/>
          <w:numId w:val="24"/>
        </w:numPr>
        <w:spacing w:before="0" w:after="0" w:line="240" w:lineRule="auto"/>
        <w:jc w:val="left"/>
      </w:pPr>
      <w:r w:rsidRPr="004A1570">
        <w:rPr>
          <w:b/>
          <w:bCs/>
        </w:rPr>
        <w:t>Fuentes de datos:</w:t>
      </w:r>
      <w:r w:rsidRPr="004A1570">
        <w:t xml:space="preserve"> Descripción de los repositorios utilizados (</w:t>
      </w:r>
      <w:r w:rsidRPr="004A1570">
        <w:rPr>
          <w:b/>
          <w:bCs/>
        </w:rPr>
        <w:t>TCGA-GDC</w:t>
      </w:r>
      <w:r w:rsidRPr="004A1570">
        <w:t xml:space="preserve"> y </w:t>
      </w:r>
      <w:r w:rsidRPr="004A1570">
        <w:rPr>
          <w:b/>
          <w:bCs/>
        </w:rPr>
        <w:t>NCBI GEO</w:t>
      </w:r>
      <w:r w:rsidRPr="004A1570">
        <w:t>).</w:t>
      </w:r>
    </w:p>
    <w:p w14:paraId="5813A347" w14:textId="77777777" w:rsidR="004A1570" w:rsidRPr="004A1570" w:rsidRDefault="004A1570" w:rsidP="004A1570">
      <w:pPr>
        <w:numPr>
          <w:ilvl w:val="0"/>
          <w:numId w:val="24"/>
        </w:numPr>
        <w:spacing w:before="0" w:after="0" w:line="240" w:lineRule="auto"/>
        <w:jc w:val="left"/>
      </w:pPr>
      <w:r w:rsidRPr="004A1570">
        <w:rPr>
          <w:b/>
          <w:bCs/>
        </w:rPr>
        <w:t>Criterios de inclusión/exclusión:</w:t>
      </w:r>
    </w:p>
    <w:p w14:paraId="046BBEC0" w14:textId="77777777" w:rsidR="004A1570" w:rsidRPr="004A1570" w:rsidRDefault="004A1570" w:rsidP="004A1570">
      <w:pPr>
        <w:numPr>
          <w:ilvl w:val="1"/>
          <w:numId w:val="24"/>
        </w:numPr>
        <w:spacing w:before="0" w:after="0" w:line="240" w:lineRule="auto"/>
        <w:jc w:val="left"/>
      </w:pPr>
      <w:r w:rsidRPr="004A1570">
        <w:t>Tipo de secuenciación (Bulk RNA-seq).</w:t>
      </w:r>
    </w:p>
    <w:p w14:paraId="34818B11" w14:textId="77777777" w:rsidR="004A1570" w:rsidRPr="004A1570" w:rsidRDefault="004A1570" w:rsidP="004A1570">
      <w:pPr>
        <w:numPr>
          <w:ilvl w:val="1"/>
          <w:numId w:val="24"/>
        </w:numPr>
        <w:spacing w:before="0" w:after="0" w:line="240" w:lineRule="auto"/>
        <w:jc w:val="left"/>
      </w:pPr>
      <w:r w:rsidRPr="004A1570">
        <w:t xml:space="preserve">Disponibilidad de </w:t>
      </w:r>
      <w:r w:rsidRPr="004A1570">
        <w:rPr>
          <w:b/>
          <w:bCs/>
        </w:rPr>
        <w:t>conteos crudos (raw counts)</w:t>
      </w:r>
      <w:r w:rsidRPr="004A1570">
        <w:t xml:space="preserve"> en formato de números enteros para garantizar la compatibilidad con el modelo estadístico.</w:t>
      </w:r>
    </w:p>
    <w:p w14:paraId="68C0D14E" w14:textId="77777777" w:rsidR="004A1570" w:rsidRPr="004A1570" w:rsidRDefault="004A1570" w:rsidP="004A1570">
      <w:pPr>
        <w:numPr>
          <w:ilvl w:val="1"/>
          <w:numId w:val="24"/>
        </w:numPr>
        <w:spacing w:before="0" w:after="0" w:line="240" w:lineRule="auto"/>
        <w:jc w:val="left"/>
      </w:pPr>
      <w:r w:rsidRPr="004A1570">
        <w:t xml:space="preserve">Presencia de </w:t>
      </w:r>
      <w:r w:rsidRPr="004A1570">
        <w:rPr>
          <w:b/>
          <w:bCs/>
        </w:rPr>
        <w:t>muestras pareadas</w:t>
      </w:r>
      <w:r w:rsidRPr="004A1570">
        <w:t xml:space="preserve"> (tejido tumoral y tejido adyacente sano del mismo paciente) para reducir la variabilidad interindividual.</w:t>
      </w:r>
    </w:p>
    <w:p w14:paraId="482A9E23" w14:textId="77777777" w:rsidR="004A1570" w:rsidRPr="004A1570" w:rsidRDefault="004A1570" w:rsidP="004A1570">
      <w:pPr>
        <w:numPr>
          <w:ilvl w:val="0"/>
          <w:numId w:val="24"/>
        </w:numPr>
        <w:spacing w:before="0" w:after="0" w:line="240" w:lineRule="auto"/>
        <w:jc w:val="left"/>
      </w:pPr>
      <w:r w:rsidRPr="004A1570">
        <w:rPr>
          <w:b/>
          <w:bCs/>
        </w:rPr>
        <w:t>Descripción de la cohorte:</w:t>
      </w:r>
      <w:r w:rsidRPr="004A1570">
        <w:t xml:space="preserve"> Tabla resumen con los IDs de los datasets (ej. GSE164541, TCGA-COAD), número de muestras totales, número de pares y versión del genoma de referencia (hg19/hg38).</w:t>
      </w:r>
    </w:p>
    <w:p w14:paraId="260187C6"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2. Preprocesamiento y Control de Calidad</w:t>
      </w:r>
    </w:p>
    <w:p w14:paraId="23C26F5A" w14:textId="77777777" w:rsidR="004A1570" w:rsidRPr="004A1570" w:rsidRDefault="004A1570" w:rsidP="004A1570">
      <w:pPr>
        <w:spacing w:before="0" w:after="0" w:line="240" w:lineRule="auto"/>
        <w:jc w:val="left"/>
      </w:pPr>
      <w:r w:rsidRPr="004A1570">
        <w:t>Aquí explicas cómo preparaste la "materia prima" antes del análisis.</w:t>
      </w:r>
    </w:p>
    <w:p w14:paraId="7536A0EA" w14:textId="77777777" w:rsidR="004A1570" w:rsidRPr="004A1570" w:rsidRDefault="004A1570" w:rsidP="004A1570">
      <w:pPr>
        <w:numPr>
          <w:ilvl w:val="0"/>
          <w:numId w:val="25"/>
        </w:numPr>
        <w:spacing w:before="0" w:after="0" w:line="240" w:lineRule="auto"/>
        <w:jc w:val="left"/>
      </w:pPr>
      <w:r w:rsidRPr="004A1570">
        <w:rPr>
          <w:b/>
          <w:bCs/>
        </w:rPr>
        <w:t>Limpieza de la matriz:</w:t>
      </w:r>
      <w:r w:rsidRPr="004A1570">
        <w:t xml:space="preserve"> Procedimiento para unificar archivos individuales en una matriz de expresión única.</w:t>
      </w:r>
    </w:p>
    <w:p w14:paraId="4BC82D50" w14:textId="77777777" w:rsidR="004A1570" w:rsidRPr="004A1570" w:rsidRDefault="004A1570" w:rsidP="004A1570">
      <w:pPr>
        <w:numPr>
          <w:ilvl w:val="0"/>
          <w:numId w:val="25"/>
        </w:numPr>
        <w:spacing w:before="0" w:after="0" w:line="240" w:lineRule="auto"/>
        <w:jc w:val="left"/>
      </w:pPr>
      <w:r w:rsidRPr="004A1570">
        <w:rPr>
          <w:b/>
          <w:bCs/>
        </w:rPr>
        <w:t>Filtrado de genes de baja expresión:</w:t>
      </w:r>
      <w:r w:rsidRPr="004A1570">
        <w:t xml:space="preserve"> Justificación del umbral utilizado (ej. genes con menos de 10 conteos en al menos 5 muestras) para mejorar la potencia estadística del análisis.</w:t>
      </w:r>
    </w:p>
    <w:p w14:paraId="597F3D16" w14:textId="77777777" w:rsidR="004A1570" w:rsidRPr="004A1570" w:rsidRDefault="004A1570" w:rsidP="004A1570">
      <w:pPr>
        <w:numPr>
          <w:ilvl w:val="0"/>
          <w:numId w:val="25"/>
        </w:numPr>
        <w:spacing w:before="0" w:after="0" w:line="240" w:lineRule="auto"/>
        <w:jc w:val="left"/>
      </w:pPr>
      <w:r w:rsidRPr="004A1570">
        <w:rPr>
          <w:b/>
          <w:bCs/>
        </w:rPr>
        <w:t>Exploración inicial (EDA):</w:t>
      </w:r>
      <w:r w:rsidRPr="004A1570">
        <w:t xml:space="preserve"> Mención al uso de </w:t>
      </w:r>
      <w:r w:rsidRPr="004A1570">
        <w:rPr>
          <w:b/>
          <w:bCs/>
        </w:rPr>
        <w:t>PCA (Principal Component Analysis)</w:t>
      </w:r>
      <w:r w:rsidRPr="004A1570">
        <w:t xml:space="preserve"> y mapas de calor de distancia entre muestras para detectar </w:t>
      </w:r>
      <w:r w:rsidRPr="004A1570">
        <w:rPr>
          <w:i/>
          <w:iCs/>
        </w:rPr>
        <w:t>outliers</w:t>
      </w:r>
      <w:r w:rsidRPr="004A1570">
        <w:t xml:space="preserve"> o posibles efectos de lote (</w:t>
      </w:r>
      <w:r w:rsidRPr="004A1570">
        <w:rPr>
          <w:i/>
          <w:iCs/>
        </w:rPr>
        <w:t>batch effects</w:t>
      </w:r>
      <w:r w:rsidRPr="004A1570">
        <w:t>).</w:t>
      </w:r>
    </w:p>
    <w:p w14:paraId="01576BD5"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3. Análisis de Expresión Diferencial</w:t>
      </w:r>
    </w:p>
    <w:p w14:paraId="11D08101" w14:textId="77777777" w:rsidR="004A1570" w:rsidRPr="004A1570" w:rsidRDefault="004A1570" w:rsidP="004A1570">
      <w:pPr>
        <w:spacing w:before="0" w:after="0" w:line="240" w:lineRule="auto"/>
        <w:jc w:val="left"/>
      </w:pPr>
      <w:r w:rsidRPr="004A1570">
        <w:t>Este es el "motor" de tu metodología.</w:t>
      </w:r>
    </w:p>
    <w:p w14:paraId="06F1C6CE" w14:textId="77777777" w:rsidR="004A1570" w:rsidRPr="004A1570" w:rsidRDefault="004A1570" w:rsidP="004A1570">
      <w:pPr>
        <w:numPr>
          <w:ilvl w:val="0"/>
          <w:numId w:val="26"/>
        </w:numPr>
        <w:spacing w:before="0" w:after="0" w:line="240" w:lineRule="auto"/>
        <w:jc w:val="left"/>
      </w:pPr>
      <w:r w:rsidRPr="004A1570">
        <w:rPr>
          <w:b/>
          <w:bCs/>
        </w:rPr>
        <w:t>Modelo Estadístico:</w:t>
      </w:r>
      <w:r w:rsidRPr="004A1570">
        <w:t xml:space="preserve"> Justificación del uso de </w:t>
      </w:r>
      <w:r w:rsidRPr="004A1570">
        <w:rPr>
          <w:b/>
          <w:bCs/>
        </w:rPr>
        <w:t>DESeq2</w:t>
      </w:r>
      <w:r w:rsidRPr="004A1570">
        <w:t xml:space="preserve"> basado en la distribución binomial negativa.</w:t>
      </w:r>
    </w:p>
    <w:p w14:paraId="046477BD" w14:textId="77777777" w:rsidR="004A1570" w:rsidRPr="004A1570" w:rsidRDefault="004A1570" w:rsidP="004A1570">
      <w:pPr>
        <w:numPr>
          <w:ilvl w:val="0"/>
          <w:numId w:val="26"/>
        </w:numPr>
        <w:spacing w:before="0" w:after="0" w:line="240" w:lineRule="auto"/>
        <w:jc w:val="left"/>
      </w:pPr>
      <w:r w:rsidRPr="004A1570">
        <w:rPr>
          <w:b/>
          <w:bCs/>
        </w:rPr>
        <w:t>Diseño Experimental:</w:t>
      </w:r>
      <w:r w:rsidRPr="004A1570">
        <w:t xml:space="preserve"> Explicación del diseño pareado (~ Patient + Condition). Es vital mencionar que se incluyó al paciente como factor en la fórmula para controlar la variabilidad biológica.</w:t>
      </w:r>
    </w:p>
    <w:p w14:paraId="1D522D8B" w14:textId="77777777" w:rsidR="004A1570" w:rsidRPr="004A1570" w:rsidRDefault="004A1570" w:rsidP="004A1570">
      <w:pPr>
        <w:numPr>
          <w:ilvl w:val="0"/>
          <w:numId w:val="26"/>
        </w:numPr>
        <w:spacing w:before="0" w:after="0" w:line="240" w:lineRule="auto"/>
        <w:jc w:val="left"/>
      </w:pPr>
      <w:r w:rsidRPr="004A1570">
        <w:rPr>
          <w:b/>
          <w:bCs/>
        </w:rPr>
        <w:t>Normalización:</w:t>
      </w:r>
      <w:r w:rsidRPr="004A1570">
        <w:t xml:space="preserve"> Descripción del método de normalización interno de DESeq2 (Median of Ratios).</w:t>
      </w:r>
    </w:p>
    <w:p w14:paraId="74A9FF34" w14:textId="77777777" w:rsidR="004A1570" w:rsidRPr="004A1570" w:rsidRDefault="004A1570" w:rsidP="004A1570">
      <w:pPr>
        <w:numPr>
          <w:ilvl w:val="0"/>
          <w:numId w:val="26"/>
        </w:numPr>
        <w:spacing w:before="0" w:after="0" w:line="240" w:lineRule="auto"/>
        <w:jc w:val="left"/>
      </w:pPr>
      <w:r w:rsidRPr="004A1570">
        <w:rPr>
          <w:b/>
          <w:bCs/>
        </w:rPr>
        <w:t>Criterios de Significación:</w:t>
      </w:r>
      <w:r w:rsidRPr="004A1570">
        <w:t xml:space="preserve"> Definición de los umbrales para considerar un gen como "diferencialmente expresado":</w:t>
      </w:r>
    </w:p>
    <w:p w14:paraId="38B05DF2" w14:textId="77777777" w:rsidR="004A1570" w:rsidRPr="004A1570" w:rsidRDefault="004A1570" w:rsidP="004A1570">
      <w:pPr>
        <w:numPr>
          <w:ilvl w:val="1"/>
          <w:numId w:val="26"/>
        </w:numPr>
        <w:spacing w:before="0" w:after="0" w:line="240" w:lineRule="auto"/>
        <w:jc w:val="left"/>
      </w:pPr>
      <w:r w:rsidRPr="004A1570">
        <w:rPr>
          <w:i/>
          <w:iCs/>
        </w:rPr>
        <w:t>p-valor</w:t>
      </w:r>
      <w:r w:rsidRPr="004A1570">
        <w:t xml:space="preserve"> ajustado (FDR) mediante el método de Benjamini-Hochberg (ej. $&lt; 0.05$).</w:t>
      </w:r>
    </w:p>
    <w:p w14:paraId="6110EC4C" w14:textId="77777777" w:rsidR="004A1570" w:rsidRPr="004A1570" w:rsidRDefault="004A1570" w:rsidP="004A1570">
      <w:pPr>
        <w:numPr>
          <w:ilvl w:val="1"/>
          <w:numId w:val="26"/>
        </w:numPr>
        <w:spacing w:before="0" w:after="0" w:line="240" w:lineRule="auto"/>
        <w:jc w:val="left"/>
      </w:pPr>
      <w:r w:rsidRPr="004A1570">
        <w:t xml:space="preserve">Umbral de </w:t>
      </w:r>
      <w:r w:rsidRPr="004A1570">
        <w:rPr>
          <w:i/>
          <w:iCs/>
        </w:rPr>
        <w:t>Log2 Fold Change</w:t>
      </w:r>
      <w:r w:rsidRPr="004A1570">
        <w:t xml:space="preserve"> (ej. $|log2FC| &gt; 1$).</w:t>
      </w:r>
    </w:p>
    <w:p w14:paraId="61460237"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4. Anotación Genómica y Unificación de Identificadores</w:t>
      </w:r>
    </w:p>
    <w:p w14:paraId="55CFD351" w14:textId="77777777" w:rsidR="004A1570" w:rsidRPr="004A1570" w:rsidRDefault="004A1570" w:rsidP="004A1570">
      <w:pPr>
        <w:spacing w:before="0" w:after="0" w:line="240" w:lineRule="auto"/>
        <w:jc w:val="left"/>
      </w:pPr>
      <w:r w:rsidRPr="004A1570">
        <w:t>Cómo hiciste que los datos fueran "legibles" para humanos.</w:t>
      </w:r>
    </w:p>
    <w:p w14:paraId="20EAB460" w14:textId="77777777" w:rsidR="004A1570" w:rsidRPr="004A1570" w:rsidRDefault="004A1570" w:rsidP="004A1570">
      <w:pPr>
        <w:numPr>
          <w:ilvl w:val="0"/>
          <w:numId w:val="27"/>
        </w:numPr>
        <w:spacing w:before="0" w:after="0" w:line="240" w:lineRule="auto"/>
        <w:jc w:val="left"/>
      </w:pPr>
      <w:r w:rsidRPr="004A1570">
        <w:rPr>
          <w:b/>
          <w:bCs/>
        </w:rPr>
        <w:t>Mapeo de Identificadores:</w:t>
      </w:r>
      <w:r w:rsidRPr="004A1570">
        <w:t xml:space="preserve"> Uso de </w:t>
      </w:r>
      <w:r w:rsidRPr="004A1570">
        <w:rPr>
          <w:b/>
          <w:bCs/>
        </w:rPr>
        <w:t>AnnotationHub</w:t>
      </w:r>
      <w:r w:rsidRPr="004A1570">
        <w:t xml:space="preserve"> y la base de datos org.Hs.eg.db para la conversión de identificadores (Ensembl IDs a Gene Symbols).</w:t>
      </w:r>
    </w:p>
    <w:p w14:paraId="67169A91" w14:textId="77777777" w:rsidR="004A1570" w:rsidRPr="004A1570" w:rsidRDefault="004A1570" w:rsidP="004A1570">
      <w:pPr>
        <w:numPr>
          <w:ilvl w:val="0"/>
          <w:numId w:val="27"/>
        </w:numPr>
        <w:spacing w:before="0" w:after="0" w:line="240" w:lineRule="auto"/>
        <w:jc w:val="left"/>
      </w:pPr>
      <w:r w:rsidRPr="004A1570">
        <w:rPr>
          <w:b/>
          <w:bCs/>
        </w:rPr>
        <w:t>Gestión de Versiones:</w:t>
      </w:r>
      <w:r w:rsidRPr="004A1570">
        <w:t xml:space="preserve"> Procedimiento para asegurar la consistencia entre datos mapeados originalmente en hg19 y hg38.</w:t>
      </w:r>
    </w:p>
    <w:p w14:paraId="6934A8C1"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5. Análisis Funcional y de Vías (Opcional pero recomendado)</w:t>
      </w:r>
    </w:p>
    <w:p w14:paraId="243AEC86" w14:textId="77777777" w:rsidR="004A1570" w:rsidRPr="004A1570" w:rsidRDefault="004A1570" w:rsidP="004A1570">
      <w:pPr>
        <w:spacing w:before="0" w:after="0" w:line="240" w:lineRule="auto"/>
        <w:jc w:val="left"/>
      </w:pPr>
      <w:r w:rsidRPr="004A1570">
        <w:t>Si vas a ir más allá de la lista de genes.</w:t>
      </w:r>
    </w:p>
    <w:p w14:paraId="0390A68D" w14:textId="77777777" w:rsidR="004A1570" w:rsidRPr="004A1570" w:rsidRDefault="004A1570" w:rsidP="004A1570">
      <w:pPr>
        <w:numPr>
          <w:ilvl w:val="0"/>
          <w:numId w:val="28"/>
        </w:numPr>
        <w:spacing w:before="0" w:after="0" w:line="240" w:lineRule="auto"/>
        <w:jc w:val="left"/>
      </w:pPr>
      <w:r w:rsidRPr="004A1570">
        <w:rPr>
          <w:b/>
          <w:bCs/>
        </w:rPr>
        <w:t>Enriquecimiento Funcional:</w:t>
      </w:r>
      <w:r w:rsidRPr="004A1570">
        <w:t xml:space="preserve"> Herramientas para identificar términos de </w:t>
      </w:r>
      <w:r w:rsidRPr="004A1570">
        <w:rPr>
          <w:b/>
          <w:bCs/>
        </w:rPr>
        <w:t>Gene Ontology (GO)</w:t>
      </w:r>
      <w:r w:rsidRPr="004A1570">
        <w:t xml:space="preserve"> y vías de </w:t>
      </w:r>
      <w:r w:rsidRPr="004A1570">
        <w:rPr>
          <w:b/>
          <w:bCs/>
        </w:rPr>
        <w:t>KEGG</w:t>
      </w:r>
      <w:r w:rsidRPr="004A1570">
        <w:t>.</w:t>
      </w:r>
    </w:p>
    <w:p w14:paraId="5F5228D7" w14:textId="77777777" w:rsidR="004A1570" w:rsidRPr="004A1570" w:rsidRDefault="004A1570" w:rsidP="004A1570">
      <w:pPr>
        <w:numPr>
          <w:ilvl w:val="0"/>
          <w:numId w:val="28"/>
        </w:numPr>
        <w:spacing w:before="0" w:after="0" w:line="240" w:lineRule="auto"/>
        <w:jc w:val="left"/>
      </w:pPr>
      <w:r w:rsidRPr="004A1570">
        <w:rPr>
          <w:b/>
          <w:bCs/>
        </w:rPr>
        <w:lastRenderedPageBreak/>
        <w:t>Interpretación Biológica:</w:t>
      </w:r>
      <w:r w:rsidRPr="004A1570">
        <w:t xml:space="preserve"> Criterios para seleccionar las rutas metabólicas o procesos biológicos más relevantes en el adenocarcinoma de colon.</w:t>
      </w:r>
    </w:p>
    <w:p w14:paraId="6DF5B418" w14:textId="77777777" w:rsidR="004A1570" w:rsidRPr="004A1570" w:rsidRDefault="004A1570" w:rsidP="004A1570">
      <w:pPr>
        <w:numPr>
          <w:ilvl w:val="0"/>
          <w:numId w:val="18"/>
        </w:numPr>
        <w:tabs>
          <w:tab w:val="num" w:pos="360"/>
        </w:tabs>
        <w:spacing w:before="0" w:after="0" w:line="240" w:lineRule="auto"/>
        <w:jc w:val="left"/>
        <w:rPr>
          <w:b/>
          <w:bCs/>
        </w:rPr>
      </w:pPr>
      <w:r w:rsidRPr="004A1570">
        <w:rPr>
          <w:b/>
          <w:bCs/>
        </w:rPr>
        <w:t>6. Herramientas, Software y Reproducibilidad</w:t>
      </w:r>
    </w:p>
    <w:p w14:paraId="060ADD74" w14:textId="77777777" w:rsidR="004A1570" w:rsidRPr="004A1570" w:rsidRDefault="004A1570" w:rsidP="004A1570">
      <w:pPr>
        <w:spacing w:before="0" w:after="0" w:line="240" w:lineRule="auto"/>
        <w:jc w:val="left"/>
      </w:pPr>
      <w:r w:rsidRPr="004A1570">
        <w:t>La parte que demuestra que tu trabajo es serio y replicable.</w:t>
      </w:r>
    </w:p>
    <w:p w14:paraId="69DE71CC" w14:textId="77777777" w:rsidR="004A1570" w:rsidRPr="004A1570" w:rsidRDefault="004A1570" w:rsidP="004A1570">
      <w:pPr>
        <w:numPr>
          <w:ilvl w:val="0"/>
          <w:numId w:val="29"/>
        </w:numPr>
        <w:spacing w:before="0" w:after="0" w:line="240" w:lineRule="auto"/>
        <w:jc w:val="left"/>
      </w:pPr>
      <w:r w:rsidRPr="004A1570">
        <w:rPr>
          <w:b/>
          <w:bCs/>
        </w:rPr>
        <w:t>Entorno de desarrollo:</w:t>
      </w:r>
      <w:r w:rsidRPr="004A1570">
        <w:t xml:space="preserve"> Versión de </w:t>
      </w:r>
      <w:r w:rsidRPr="004A1570">
        <w:rPr>
          <w:b/>
          <w:bCs/>
        </w:rPr>
        <w:t>R</w:t>
      </w:r>
      <w:r w:rsidRPr="004A1570">
        <w:t xml:space="preserve"> y </w:t>
      </w:r>
      <w:r w:rsidRPr="004A1570">
        <w:rPr>
          <w:b/>
          <w:bCs/>
        </w:rPr>
        <w:t>Bioconductor</w:t>
      </w:r>
      <w:r w:rsidRPr="004A1570">
        <w:t xml:space="preserve"> utilizada.</w:t>
      </w:r>
    </w:p>
    <w:p w14:paraId="15C083F7" w14:textId="77777777" w:rsidR="004A1570" w:rsidRPr="004A1570" w:rsidRDefault="004A1570" w:rsidP="004A1570">
      <w:pPr>
        <w:numPr>
          <w:ilvl w:val="0"/>
          <w:numId w:val="29"/>
        </w:numPr>
        <w:spacing w:before="0" w:after="0" w:line="240" w:lineRule="auto"/>
        <w:jc w:val="left"/>
      </w:pPr>
      <w:r w:rsidRPr="004A1570">
        <w:rPr>
          <w:b/>
          <w:bCs/>
        </w:rPr>
        <w:t>Librerías principales:</w:t>
      </w:r>
      <w:r w:rsidRPr="004A1570">
        <w:t xml:space="preserve"> Listado de paquetes clave (DESeq2, AnnotationHub, ggplot2 para las gráficas).</w:t>
      </w:r>
    </w:p>
    <w:p w14:paraId="159360F1" w14:textId="77777777" w:rsidR="004A1570" w:rsidRPr="004A1570" w:rsidRDefault="004A1570" w:rsidP="004A1570">
      <w:pPr>
        <w:numPr>
          <w:ilvl w:val="0"/>
          <w:numId w:val="29"/>
        </w:numPr>
        <w:spacing w:before="0" w:after="0" w:line="240" w:lineRule="auto"/>
        <w:jc w:val="left"/>
      </w:pPr>
      <w:r w:rsidRPr="004A1570">
        <w:rPr>
          <w:b/>
          <w:bCs/>
        </w:rPr>
        <w:t>Gestión del código:</w:t>
      </w:r>
      <w:r w:rsidRPr="004A1570">
        <w:t xml:space="preserve"> Uso de </w:t>
      </w:r>
      <w:r w:rsidRPr="004A1570">
        <w:rPr>
          <w:b/>
          <w:bCs/>
        </w:rPr>
        <w:t>GitHub</w:t>
      </w:r>
      <w:r w:rsidRPr="004A1570">
        <w:t xml:space="preserve"> para el control de versiones y la organización de la estructura de carpetas (inputs, scripts, outputs).</w:t>
      </w:r>
    </w:p>
    <w:p w14:paraId="6C57106D" w14:textId="51FAB898" w:rsidR="000D09A0" w:rsidRPr="004A1570" w:rsidRDefault="000D09A0" w:rsidP="004A1570">
      <w:pPr>
        <w:spacing w:before="0" w:after="0" w:line="240" w:lineRule="auto"/>
        <w:jc w:val="left"/>
        <w:rPr>
          <w:rFonts w:asciiTheme="majorHAnsi" w:hAnsiTheme="majorHAnsi"/>
          <w:bCs/>
          <w:color w:val="0098CD"/>
          <w:kern w:val="32"/>
          <w:sz w:val="36"/>
          <w:szCs w:val="32"/>
        </w:rPr>
      </w:pPr>
    </w:p>
    <w:sectPr w:rsidR="000D09A0" w:rsidRPr="004A1570" w:rsidSect="000757FF">
      <w:headerReference w:type="default" r:id="rId16"/>
      <w:footerReference w:type="default" r:id="rId17"/>
      <w:pgSz w:w="11906" w:h="16838"/>
      <w:pgMar w:top="1418" w:right="1134" w:bottom="1418"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ctor Jesus Fernandez Ramirez" w:date="2026-05-11T19:16:00Z" w:initials="VF">
    <w:p w14:paraId="62A05F74" w14:textId="26F090F4" w:rsidR="009A45FF" w:rsidRDefault="009A45FF">
      <w:pPr>
        <w:pStyle w:val="CommentText"/>
      </w:pPr>
      <w:r>
        <w:rPr>
          <w:rStyle w:val="CommentReference"/>
        </w:rPr>
        <w:annotationRef/>
      </w:r>
      <w:r>
        <w:t>¿Título? Si no lo tienes claro, puedes hacer varias propuestas y decidimos cual se ajusta más</w:t>
      </w:r>
    </w:p>
  </w:comment>
  <w:comment w:id="2" w:author="Victor Jesus Fernandez Ramirez" w:date="2026-05-11T19:17:00Z" w:initials="VF">
    <w:p w14:paraId="7CADBACF" w14:textId="097E382A" w:rsidR="008B144C" w:rsidRDefault="008B144C">
      <w:pPr>
        <w:pStyle w:val="CommentText"/>
      </w:pPr>
      <w:r>
        <w:rPr>
          <w:rStyle w:val="CommentReference"/>
        </w:rPr>
        <w:annotationRef/>
      </w:r>
      <w:r>
        <w:t>Aunque aquí indique 150, realmente el límite es 250.</w:t>
      </w:r>
    </w:p>
  </w:comment>
  <w:comment w:id="33" w:author="Victor Jesus Fernandez Ramirez" w:date="2026-05-11T19:34:00Z" w:initials="VF">
    <w:p w14:paraId="7BE09ED7" w14:textId="434494FE" w:rsidR="00B92A5F" w:rsidRDefault="00B92A5F">
      <w:pPr>
        <w:pStyle w:val="CommentText"/>
      </w:pPr>
      <w:r>
        <w:rPr>
          <w:rStyle w:val="CommentReference"/>
        </w:rPr>
        <w:annotationRef/>
      </w:r>
      <w:r>
        <w:t xml:space="preserve">Aquí no lo has definido, sin embargo un poco más adelante sí has definido las siglas, cuidado con estos detalles. </w:t>
      </w:r>
    </w:p>
  </w:comment>
  <w:comment w:id="32" w:author="Victor Jesus Fernandez Ramirez" w:date="2026-05-11T19:21:00Z" w:initials="VF">
    <w:p w14:paraId="34A042D9" w14:textId="16FC15EF" w:rsidR="001800DA" w:rsidRDefault="001800DA">
      <w:pPr>
        <w:pStyle w:val="CommentText"/>
      </w:pPr>
      <w:r>
        <w:rPr>
          <w:rStyle w:val="CommentReference"/>
        </w:rPr>
        <w:annotationRef/>
      </w:r>
      <w:r>
        <w:t>Aunque es cuestión de gustos, puedes incluir el enlace.</w:t>
      </w:r>
    </w:p>
  </w:comment>
  <w:comment w:id="39" w:author="Victor Jesus Fernandez Ramirez" w:date="2026-05-11T19:26:00Z" w:initials="VF">
    <w:p w14:paraId="14229B2B" w14:textId="63CE0584" w:rsidR="001800DA" w:rsidRDefault="001800DA">
      <w:pPr>
        <w:pStyle w:val="CommentText"/>
      </w:pPr>
      <w:r>
        <w:rPr>
          <w:rStyle w:val="CommentReference"/>
        </w:rPr>
        <w:annotationRef/>
      </w:r>
      <w:r>
        <w:t xml:space="preserve">Yo eliminaría estos formatos, ya que el formato en sí mismo no ha sido un criterio. Por ejemplo, si te hubieses encontrado con archivos tsv no hubiese habido problema. </w:t>
      </w:r>
    </w:p>
  </w:comment>
  <w:comment w:id="55" w:author="Victor Jesus Fernandez Ramirez" w:date="2026-05-11T19:32:00Z" w:initials="VF">
    <w:p w14:paraId="527B05F6" w14:textId="194718C2" w:rsidR="00C4392D" w:rsidRDefault="00C4392D">
      <w:pPr>
        <w:pStyle w:val="CommentText"/>
      </w:pPr>
      <w:r>
        <w:rPr>
          <w:rStyle w:val="CommentReference"/>
        </w:rPr>
        <w:annotationRef/>
      </w:r>
      <w:r>
        <w:t>Lo comentamos en la reunión, pero quizás sería adecuado reorganizar los puntos, es raro que en la segunda página de metodología ya vayas por el sub-sub-subpunto 2.1.1.2</w:t>
      </w:r>
    </w:p>
  </w:comment>
  <w:comment w:id="57" w:author="Victor Jesus Fernandez Ramirez" w:date="2026-05-11T19:35:00Z" w:initials="VF">
    <w:p w14:paraId="0E16BCF4" w14:textId="2ED1CE9A" w:rsidR="00B92A5F" w:rsidRDefault="00B92A5F">
      <w:pPr>
        <w:pStyle w:val="CommentText"/>
      </w:pPr>
      <w:r>
        <w:rPr>
          <w:rStyle w:val="CommentReference"/>
        </w:rPr>
        <w:annotationRef/>
      </w:r>
      <w:r>
        <w:t>Previamente no definido</w:t>
      </w:r>
    </w:p>
  </w:comment>
  <w:comment w:id="67" w:author="Victor Jesus Fernandez Ramirez" w:date="2026-05-11T19:40:00Z" w:initials="VF">
    <w:p w14:paraId="0455147C" w14:textId="44601149" w:rsidR="0096477E" w:rsidRDefault="0096477E">
      <w:pPr>
        <w:pStyle w:val="CommentText"/>
      </w:pPr>
      <w:r>
        <w:rPr>
          <w:rStyle w:val="CommentReference"/>
        </w:rPr>
        <w:annotationRef/>
      </w:r>
      <w:r>
        <w:t>Extensiones en cursiva</w:t>
      </w:r>
    </w:p>
  </w:comment>
  <w:comment w:id="76" w:author="Victor Jesus Fernandez Ramirez" w:date="2026-05-11T19:38:00Z" w:initials="VF">
    <w:p w14:paraId="1D7CCE6E" w14:textId="07EB2DBF" w:rsidR="00B92A5F" w:rsidRDefault="00B92A5F">
      <w:pPr>
        <w:pStyle w:val="CommentText"/>
      </w:pPr>
      <w:r>
        <w:rPr>
          <w:rStyle w:val="CommentReference"/>
        </w:rPr>
        <w:annotationRef/>
      </w:r>
      <w:r>
        <w:t>Las extensiones y nombre de ficheros deben escribirse en cursiva</w:t>
      </w:r>
    </w:p>
  </w:comment>
  <w:comment w:id="77" w:author="Victor Jesus Fernandez Ramirez" w:date="2026-05-11T19:40:00Z" w:initials="VF">
    <w:p w14:paraId="01981755" w14:textId="0C7458C0" w:rsidR="0096477E" w:rsidRDefault="0096477E">
      <w:pPr>
        <w:pStyle w:val="CommentText"/>
      </w:pPr>
      <w:r>
        <w:rPr>
          <w:rStyle w:val="CommentReference"/>
        </w:rPr>
        <w:annotationRef/>
      </w:r>
      <w:r>
        <w:t>Se podría incluir un diagrama del pipeline</w:t>
      </w:r>
    </w:p>
  </w:comment>
  <w:comment w:id="78" w:author="Victor Jesus Fernandez Ramirez" w:date="2026-05-11T19:41:00Z" w:initials="VF">
    <w:p w14:paraId="6D279BA1" w14:textId="288B5463" w:rsidR="0096477E" w:rsidRPr="0096477E" w:rsidRDefault="0096477E" w:rsidP="0096477E">
      <w:pPr>
        <w:pStyle w:val="CommentText"/>
      </w:pPr>
      <w:r>
        <w:rPr>
          <w:rStyle w:val="CommentReference"/>
        </w:rPr>
        <w:annotationRef/>
      </w:r>
      <w:r>
        <w:t xml:space="preserve">No sé donde lo habrás encontrado, pero no es el significado de las siglas de GREIN, significa </w:t>
      </w:r>
      <w:r w:rsidRPr="0096477E">
        <w:t>GEO RNA-seq Experiments Interactive Navigator</w:t>
      </w:r>
    </w:p>
    <w:p w14:paraId="55ABE586" w14:textId="238A685A" w:rsidR="0096477E" w:rsidRDefault="0096477E">
      <w:pPr>
        <w:pStyle w:val="CommentText"/>
      </w:pPr>
    </w:p>
  </w:comment>
  <w:comment w:id="80" w:author="Victor Jesus Fernandez Ramirez" w:date="2026-05-11T19:43:00Z" w:initials="VF">
    <w:p w14:paraId="2DE66E6B" w14:textId="42F4B70F" w:rsidR="00EE5AF8" w:rsidRDefault="00EE5AF8">
      <w:pPr>
        <w:pStyle w:val="CommentText"/>
      </w:pPr>
      <w:r>
        <w:rPr>
          <w:rStyle w:val="CommentReference"/>
        </w:rPr>
        <w:annotationRef/>
      </w:r>
      <w:r>
        <w:t>Lo hablamos!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05F74" w15:done="0"/>
  <w15:commentEx w15:paraId="7CADBACF" w15:done="0"/>
  <w15:commentEx w15:paraId="7BE09ED7" w15:done="0"/>
  <w15:commentEx w15:paraId="34A042D9" w15:done="0"/>
  <w15:commentEx w15:paraId="14229B2B" w15:done="0"/>
  <w15:commentEx w15:paraId="527B05F6" w15:done="0"/>
  <w15:commentEx w15:paraId="0E16BCF4" w15:done="0"/>
  <w15:commentEx w15:paraId="0455147C" w15:done="0"/>
  <w15:commentEx w15:paraId="1D7CCE6E" w15:done="0"/>
  <w15:commentEx w15:paraId="01981755" w15:done="0"/>
  <w15:commentEx w15:paraId="55ABE586" w15:done="0"/>
  <w15:commentEx w15:paraId="2DE66E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EFB04" w16cex:dateUtc="2026-05-11T17:16:00Z"/>
  <w16cex:commentExtensible w16cex:durableId="21772B49" w16cex:dateUtc="2026-05-11T17:17:00Z"/>
  <w16cex:commentExtensible w16cex:durableId="35C769FD" w16cex:dateUtc="2026-05-11T17:34:00Z"/>
  <w16cex:commentExtensible w16cex:durableId="64EFFA40" w16cex:dateUtc="2026-05-11T17:21:00Z"/>
  <w16cex:commentExtensible w16cex:durableId="15909DB4" w16cex:dateUtc="2026-05-11T17:26:00Z"/>
  <w16cex:commentExtensible w16cex:durableId="178570AE" w16cex:dateUtc="2026-05-11T17:32:00Z"/>
  <w16cex:commentExtensible w16cex:durableId="0F2A512D" w16cex:dateUtc="2026-05-11T17:35:00Z"/>
  <w16cex:commentExtensible w16cex:durableId="7D4CF9D7" w16cex:dateUtc="2026-05-11T17:40:00Z"/>
  <w16cex:commentExtensible w16cex:durableId="3E36B6C8" w16cex:dateUtc="2026-05-11T17:38:00Z"/>
  <w16cex:commentExtensible w16cex:durableId="1A4F3662" w16cex:dateUtc="2026-05-11T17:40:00Z"/>
  <w16cex:commentExtensible w16cex:durableId="1662FA9B" w16cex:dateUtc="2026-05-11T17:41:00Z"/>
  <w16cex:commentExtensible w16cex:durableId="3C7B7A59" w16cex:dateUtc="2026-05-11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05F74" w16cid:durableId="0D7EFB04"/>
  <w16cid:commentId w16cid:paraId="7CADBACF" w16cid:durableId="21772B49"/>
  <w16cid:commentId w16cid:paraId="7BE09ED7" w16cid:durableId="35C769FD"/>
  <w16cid:commentId w16cid:paraId="34A042D9" w16cid:durableId="64EFFA40"/>
  <w16cid:commentId w16cid:paraId="14229B2B" w16cid:durableId="15909DB4"/>
  <w16cid:commentId w16cid:paraId="527B05F6" w16cid:durableId="178570AE"/>
  <w16cid:commentId w16cid:paraId="0E16BCF4" w16cid:durableId="0F2A512D"/>
  <w16cid:commentId w16cid:paraId="0455147C" w16cid:durableId="7D4CF9D7"/>
  <w16cid:commentId w16cid:paraId="1D7CCE6E" w16cid:durableId="3E36B6C8"/>
  <w16cid:commentId w16cid:paraId="01981755" w16cid:durableId="1A4F3662"/>
  <w16cid:commentId w16cid:paraId="55ABE586" w16cid:durableId="1662FA9B"/>
  <w16cid:commentId w16cid:paraId="2DE66E6B" w16cid:durableId="3C7B7A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F47A" w14:textId="77777777" w:rsidR="0061054A" w:rsidRDefault="0061054A" w:rsidP="006403BD">
      <w:r>
        <w:separator/>
      </w:r>
    </w:p>
  </w:endnote>
  <w:endnote w:type="continuationSeparator" w:id="0">
    <w:p w14:paraId="628A93CF" w14:textId="77777777" w:rsidR="0061054A" w:rsidRDefault="0061054A"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3554" w14:textId="77777777" w:rsidR="0061054A" w:rsidRDefault="0061054A" w:rsidP="006403BD">
      <w:r>
        <w:separator/>
      </w:r>
    </w:p>
  </w:footnote>
  <w:footnote w:type="continuationSeparator" w:id="0">
    <w:p w14:paraId="6B47F890" w14:textId="77777777" w:rsidR="0061054A" w:rsidRDefault="0061054A" w:rsidP="006403BD">
      <w:r>
        <w:continuationSeparator/>
      </w:r>
    </w:p>
  </w:footnote>
  <w:footnote w:id="1">
    <w:p w14:paraId="7A08434A" w14:textId="2E58D529" w:rsidR="00A75783" w:rsidRDefault="00A75783" w:rsidP="00FA0670">
      <w:pPr>
        <w:pStyle w:val="FootnoteText"/>
      </w:pPr>
      <w:r>
        <w:rPr>
          <w:rStyle w:val="FootnoteReferenc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14C08A0E" w:rsidR="00A75783" w:rsidRPr="00ED1546" w:rsidRDefault="00A75783" w:rsidP="00ED1546">
    <w:pPr>
      <w:pStyle w:val="Header"/>
      <w:spacing w:before="0" w:after="0" w:line="240" w:lineRule="auto"/>
      <w:jc w:val="right"/>
      <w:rPr>
        <w:rFonts w:asciiTheme="majorHAnsi" w:hAnsiTheme="majorHAnsi"/>
        <w:sz w:val="20"/>
      </w:rPr>
    </w:pPr>
    <w:del w:id="111" w:author="Victor Jesus Fernandez Ramirez" w:date="2026-05-11T19:17:00Z" w16du:dateUtc="2026-05-11T17:17:00Z">
      <w:r w:rsidRPr="00ED1546" w:rsidDel="008B144C">
        <w:rPr>
          <w:rFonts w:asciiTheme="majorHAnsi" w:hAnsiTheme="majorHAnsi"/>
          <w:sz w:val="20"/>
        </w:rPr>
        <w:delText xml:space="preserve">Nombre y apellidos del </w:delText>
      </w:r>
      <w:r w:rsidDel="008B144C">
        <w:rPr>
          <w:rFonts w:asciiTheme="majorHAnsi" w:hAnsiTheme="majorHAnsi"/>
          <w:sz w:val="20"/>
        </w:rPr>
        <w:delText>estudiante</w:delText>
      </w:r>
    </w:del>
    <w:ins w:id="112" w:author="Victor Jesus Fernandez Ramirez" w:date="2026-05-11T19:17:00Z" w16du:dateUtc="2026-05-11T17:17:00Z">
      <w:r w:rsidR="008B144C">
        <w:rPr>
          <w:rFonts w:asciiTheme="majorHAnsi" w:hAnsiTheme="majorHAnsi"/>
          <w:sz w:val="20"/>
        </w:rPr>
        <w:t>Verónica Cabeza de Vaca Tocino</w:t>
      </w:r>
    </w:ins>
  </w:p>
  <w:p w14:paraId="488BB47A" w14:textId="1556632D"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Título del Trabajo Fin de </w:t>
    </w:r>
    <w:r w:rsidR="00797AFE">
      <w:rPr>
        <w:rFonts w:asciiTheme="majorHAnsi" w:hAnsiTheme="majorHAnsi"/>
        <w:sz w:val="20"/>
      </w:rPr>
      <w:t>Máster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3455A0"/>
    <w:multiLevelType w:val="multilevel"/>
    <w:tmpl w:val="52A8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3F8536D"/>
    <w:multiLevelType w:val="hybridMultilevel"/>
    <w:tmpl w:val="640489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7C41F1"/>
    <w:multiLevelType w:val="multilevel"/>
    <w:tmpl w:val="076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F329C8"/>
    <w:multiLevelType w:val="hybridMultilevel"/>
    <w:tmpl w:val="FB3279DA"/>
    <w:lvl w:ilvl="0" w:tplc="A71A1B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4B8230C"/>
    <w:multiLevelType w:val="multilevel"/>
    <w:tmpl w:val="7D6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3C4A2F20"/>
    <w:multiLevelType w:val="multilevel"/>
    <w:tmpl w:val="255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467DD"/>
    <w:multiLevelType w:val="multilevel"/>
    <w:tmpl w:val="A86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1841ECE"/>
    <w:multiLevelType w:val="hybridMultilevel"/>
    <w:tmpl w:val="F6A0E6E4"/>
    <w:lvl w:ilvl="0" w:tplc="A71A1B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D493F9F"/>
    <w:multiLevelType w:val="hybridMultilevel"/>
    <w:tmpl w:val="E640B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6C40A8"/>
    <w:multiLevelType w:val="multilevel"/>
    <w:tmpl w:val="79C4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FCC6D30"/>
    <w:multiLevelType w:val="multilevel"/>
    <w:tmpl w:val="56C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430497"/>
    <w:multiLevelType w:val="multilevel"/>
    <w:tmpl w:val="669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1242056">
    <w:abstractNumId w:val="10"/>
  </w:num>
  <w:num w:numId="2" w16cid:durableId="960108585">
    <w:abstractNumId w:val="29"/>
  </w:num>
  <w:num w:numId="3" w16cid:durableId="1866671832">
    <w:abstractNumId w:val="17"/>
  </w:num>
  <w:num w:numId="4" w16cid:durableId="1558971502">
    <w:abstractNumId w:val="0"/>
  </w:num>
  <w:num w:numId="5" w16cid:durableId="1360399914">
    <w:abstractNumId w:val="5"/>
  </w:num>
  <w:num w:numId="6" w16cid:durableId="347104296">
    <w:abstractNumId w:val="20"/>
  </w:num>
  <w:num w:numId="7" w16cid:durableId="807430507">
    <w:abstractNumId w:val="19"/>
  </w:num>
  <w:num w:numId="8" w16cid:durableId="364210916">
    <w:abstractNumId w:val="13"/>
  </w:num>
  <w:num w:numId="9" w16cid:durableId="1725180126">
    <w:abstractNumId w:val="26"/>
  </w:num>
  <w:num w:numId="10" w16cid:durableId="805242535">
    <w:abstractNumId w:val="24"/>
  </w:num>
  <w:num w:numId="11" w16cid:durableId="2059744173">
    <w:abstractNumId w:val="23"/>
  </w:num>
  <w:num w:numId="12" w16cid:durableId="1595867777">
    <w:abstractNumId w:val="9"/>
  </w:num>
  <w:num w:numId="13" w16cid:durableId="1060009504">
    <w:abstractNumId w:val="6"/>
  </w:num>
  <w:num w:numId="14" w16cid:durableId="1361400219">
    <w:abstractNumId w:val="14"/>
  </w:num>
  <w:num w:numId="15" w16cid:durableId="1592004501">
    <w:abstractNumId w:val="14"/>
    <w:lvlOverride w:ilvl="0">
      <w:startOverride w:val="1"/>
    </w:lvlOverride>
    <w:lvlOverride w:ilvl="1">
      <w:startOverride w:val="1"/>
    </w:lvlOverride>
    <w:lvlOverride w:ilvl="2">
      <w:startOverride w:val="1"/>
    </w:lvlOverride>
  </w:num>
  <w:num w:numId="16" w16cid:durableId="1578785758">
    <w:abstractNumId w:val="14"/>
  </w:num>
  <w:num w:numId="17" w16cid:durableId="1277716831">
    <w:abstractNumId w:val="30"/>
  </w:num>
  <w:num w:numId="18" w16cid:durableId="1373191755">
    <w:abstractNumId w:val="28"/>
  </w:num>
  <w:num w:numId="19" w16cid:durableId="890573723">
    <w:abstractNumId w:val="32"/>
  </w:num>
  <w:num w:numId="20" w16cid:durableId="897785032">
    <w:abstractNumId w:val="27"/>
  </w:num>
  <w:num w:numId="21" w16cid:durableId="1068109796">
    <w:abstractNumId w:val="4"/>
  </w:num>
  <w:num w:numId="22" w16cid:durableId="402603460">
    <w:abstractNumId w:val="1"/>
  </w:num>
  <w:num w:numId="23" w16cid:durableId="1800225754">
    <w:abstractNumId w:val="2"/>
  </w:num>
  <w:num w:numId="24" w16cid:durableId="1939557550">
    <w:abstractNumId w:val="3"/>
  </w:num>
  <w:num w:numId="25" w16cid:durableId="526870379">
    <w:abstractNumId w:val="31"/>
  </w:num>
  <w:num w:numId="26" w16cid:durableId="1632860722">
    <w:abstractNumId w:val="22"/>
  </w:num>
  <w:num w:numId="27" w16cid:durableId="712968623">
    <w:abstractNumId w:val="8"/>
  </w:num>
  <w:num w:numId="28" w16cid:durableId="408506542">
    <w:abstractNumId w:val="16"/>
  </w:num>
  <w:num w:numId="29" w16cid:durableId="496848670">
    <w:abstractNumId w:val="25"/>
  </w:num>
  <w:num w:numId="30" w16cid:durableId="344021996">
    <w:abstractNumId w:val="15"/>
  </w:num>
  <w:num w:numId="31" w16cid:durableId="983123877">
    <w:abstractNumId w:val="12"/>
  </w:num>
  <w:num w:numId="32" w16cid:durableId="1570993768">
    <w:abstractNumId w:val="21"/>
  </w:num>
  <w:num w:numId="33" w16cid:durableId="1312902851">
    <w:abstractNumId w:val="11"/>
  </w:num>
  <w:num w:numId="34" w16cid:durableId="1584224376">
    <w:abstractNumId w:val="18"/>
  </w:num>
  <w:num w:numId="35" w16cid:durableId="114230512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tor Jesus Fernandez Ramirez">
    <w15:presenceInfo w15:providerId="AD" w15:userId="S::victor.fernandez@ibvf.csic.es::6cb8ff79-b2fe-4762-9576-d872a25727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SortMethod w:val="00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61CF2"/>
    <w:rsid w:val="000757FF"/>
    <w:rsid w:val="00081560"/>
    <w:rsid w:val="000A1265"/>
    <w:rsid w:val="000B31A9"/>
    <w:rsid w:val="000C144C"/>
    <w:rsid w:val="000D09A0"/>
    <w:rsid w:val="00101A07"/>
    <w:rsid w:val="001526D9"/>
    <w:rsid w:val="0016080C"/>
    <w:rsid w:val="00171619"/>
    <w:rsid w:val="0017435A"/>
    <w:rsid w:val="00176DFC"/>
    <w:rsid w:val="001800DA"/>
    <w:rsid w:val="00194057"/>
    <w:rsid w:val="001944D1"/>
    <w:rsid w:val="001B59CD"/>
    <w:rsid w:val="001B665F"/>
    <w:rsid w:val="001C2AB4"/>
    <w:rsid w:val="001C2FB3"/>
    <w:rsid w:val="001C4EA4"/>
    <w:rsid w:val="001D46C8"/>
    <w:rsid w:val="001D76E5"/>
    <w:rsid w:val="001E62CD"/>
    <w:rsid w:val="0020605D"/>
    <w:rsid w:val="002161B1"/>
    <w:rsid w:val="00216B8C"/>
    <w:rsid w:val="00235CE3"/>
    <w:rsid w:val="00244EAD"/>
    <w:rsid w:val="00252BBA"/>
    <w:rsid w:val="00257C76"/>
    <w:rsid w:val="00266CBA"/>
    <w:rsid w:val="002752A5"/>
    <w:rsid w:val="002B3E99"/>
    <w:rsid w:val="00352D17"/>
    <w:rsid w:val="0035422F"/>
    <w:rsid w:val="00382E79"/>
    <w:rsid w:val="003B10F9"/>
    <w:rsid w:val="003C39D5"/>
    <w:rsid w:val="003D1A96"/>
    <w:rsid w:val="003F152D"/>
    <w:rsid w:val="003F24BC"/>
    <w:rsid w:val="00423E85"/>
    <w:rsid w:val="00436FA0"/>
    <w:rsid w:val="00465FDE"/>
    <w:rsid w:val="0048445F"/>
    <w:rsid w:val="00490EAC"/>
    <w:rsid w:val="004A1570"/>
    <w:rsid w:val="004B4D36"/>
    <w:rsid w:val="004D3460"/>
    <w:rsid w:val="004E1E1A"/>
    <w:rsid w:val="00506743"/>
    <w:rsid w:val="00507BAD"/>
    <w:rsid w:val="00514164"/>
    <w:rsid w:val="00521A79"/>
    <w:rsid w:val="00596BE5"/>
    <w:rsid w:val="005A2B04"/>
    <w:rsid w:val="005B771F"/>
    <w:rsid w:val="005C420C"/>
    <w:rsid w:val="005C68D4"/>
    <w:rsid w:val="005D549B"/>
    <w:rsid w:val="0061054A"/>
    <w:rsid w:val="006403BD"/>
    <w:rsid w:val="00664405"/>
    <w:rsid w:val="0066672A"/>
    <w:rsid w:val="00670B3B"/>
    <w:rsid w:val="00673D42"/>
    <w:rsid w:val="0067645E"/>
    <w:rsid w:val="00692D10"/>
    <w:rsid w:val="006A43A0"/>
    <w:rsid w:val="006A56B3"/>
    <w:rsid w:val="006B02A7"/>
    <w:rsid w:val="006B24A2"/>
    <w:rsid w:val="006D7B06"/>
    <w:rsid w:val="006F2CB9"/>
    <w:rsid w:val="006F6046"/>
    <w:rsid w:val="00711904"/>
    <w:rsid w:val="00727AE8"/>
    <w:rsid w:val="00750978"/>
    <w:rsid w:val="00751A0E"/>
    <w:rsid w:val="00764C47"/>
    <w:rsid w:val="00772968"/>
    <w:rsid w:val="00783DCC"/>
    <w:rsid w:val="00793FDB"/>
    <w:rsid w:val="00797AFE"/>
    <w:rsid w:val="007B76BF"/>
    <w:rsid w:val="007C6B9D"/>
    <w:rsid w:val="007E0007"/>
    <w:rsid w:val="007E0C1A"/>
    <w:rsid w:val="007E7C6C"/>
    <w:rsid w:val="00821D63"/>
    <w:rsid w:val="00834548"/>
    <w:rsid w:val="00853F7B"/>
    <w:rsid w:val="008544B8"/>
    <w:rsid w:val="00863C43"/>
    <w:rsid w:val="00875F37"/>
    <w:rsid w:val="00877054"/>
    <w:rsid w:val="008958B1"/>
    <w:rsid w:val="008A30B1"/>
    <w:rsid w:val="008A5115"/>
    <w:rsid w:val="008B144C"/>
    <w:rsid w:val="008C16EB"/>
    <w:rsid w:val="008E0EE0"/>
    <w:rsid w:val="008E30AB"/>
    <w:rsid w:val="008E6912"/>
    <w:rsid w:val="00920246"/>
    <w:rsid w:val="009450AB"/>
    <w:rsid w:val="00957FC0"/>
    <w:rsid w:val="0096477E"/>
    <w:rsid w:val="00970175"/>
    <w:rsid w:val="00977178"/>
    <w:rsid w:val="009A45FF"/>
    <w:rsid w:val="009F6F17"/>
    <w:rsid w:val="00A416DD"/>
    <w:rsid w:val="00A725E6"/>
    <w:rsid w:val="00A75783"/>
    <w:rsid w:val="00A7686B"/>
    <w:rsid w:val="00A90667"/>
    <w:rsid w:val="00A95BA7"/>
    <w:rsid w:val="00A976F0"/>
    <w:rsid w:val="00AA67B2"/>
    <w:rsid w:val="00B026E1"/>
    <w:rsid w:val="00B03496"/>
    <w:rsid w:val="00B10E12"/>
    <w:rsid w:val="00B115EA"/>
    <w:rsid w:val="00B34BF5"/>
    <w:rsid w:val="00B56FB6"/>
    <w:rsid w:val="00B92A5F"/>
    <w:rsid w:val="00BD053B"/>
    <w:rsid w:val="00BD4B50"/>
    <w:rsid w:val="00BF7E25"/>
    <w:rsid w:val="00C03714"/>
    <w:rsid w:val="00C10A65"/>
    <w:rsid w:val="00C333A7"/>
    <w:rsid w:val="00C4392D"/>
    <w:rsid w:val="00C443D1"/>
    <w:rsid w:val="00C661F2"/>
    <w:rsid w:val="00C84740"/>
    <w:rsid w:val="00C92760"/>
    <w:rsid w:val="00C94353"/>
    <w:rsid w:val="00CA0785"/>
    <w:rsid w:val="00CB7DBC"/>
    <w:rsid w:val="00CE2B01"/>
    <w:rsid w:val="00CF3B8A"/>
    <w:rsid w:val="00D17170"/>
    <w:rsid w:val="00D32606"/>
    <w:rsid w:val="00D34BAD"/>
    <w:rsid w:val="00D85F2E"/>
    <w:rsid w:val="00D92F3B"/>
    <w:rsid w:val="00D952D8"/>
    <w:rsid w:val="00D971A1"/>
    <w:rsid w:val="00DA0FCE"/>
    <w:rsid w:val="00DB3F71"/>
    <w:rsid w:val="00DC17B0"/>
    <w:rsid w:val="00DC7DBA"/>
    <w:rsid w:val="00DD6968"/>
    <w:rsid w:val="00E11B5A"/>
    <w:rsid w:val="00E769EB"/>
    <w:rsid w:val="00E76BE8"/>
    <w:rsid w:val="00E83CAD"/>
    <w:rsid w:val="00E87B75"/>
    <w:rsid w:val="00EA15E4"/>
    <w:rsid w:val="00EA4496"/>
    <w:rsid w:val="00EA4786"/>
    <w:rsid w:val="00EA710F"/>
    <w:rsid w:val="00EC4EA9"/>
    <w:rsid w:val="00EC62F6"/>
    <w:rsid w:val="00EC771B"/>
    <w:rsid w:val="00ED1546"/>
    <w:rsid w:val="00ED3731"/>
    <w:rsid w:val="00EE5AF8"/>
    <w:rsid w:val="00F249DB"/>
    <w:rsid w:val="00F31CF8"/>
    <w:rsid w:val="00F843DD"/>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iPriority w:val="99"/>
    <w:semiHidden/>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character" w:customStyle="1" w:styleId="ng-star-inserted">
    <w:name w:val="ng-star-inserted"/>
    <w:basedOn w:val="DefaultParagraphFont"/>
    <w:rsid w:val="00CB7DBC"/>
  </w:style>
  <w:style w:type="paragraph" w:styleId="NormalWeb">
    <w:name w:val="Normal (Web)"/>
    <w:basedOn w:val="Normal"/>
    <w:uiPriority w:val="99"/>
    <w:semiHidden/>
    <w:unhideWhenUsed/>
    <w:rsid w:val="00EA15E4"/>
    <w:pPr>
      <w:spacing w:before="100" w:beforeAutospacing="1" w:after="100" w:afterAutospacing="1" w:line="240" w:lineRule="auto"/>
      <w:jc w:val="left"/>
    </w:pPr>
    <w:rPr>
      <w:rFonts w:ascii="Times New Roman" w:hAnsi="Times New Roman"/>
    </w:rPr>
  </w:style>
  <w:style w:type="table" w:styleId="GridTable7Colorful">
    <w:name w:val="Grid Table 7 Colorful"/>
    <w:basedOn w:val="TableNormal"/>
    <w:uiPriority w:val="52"/>
    <w:rsid w:val="0097017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Revision">
    <w:name w:val="Revision"/>
    <w:hidden/>
    <w:uiPriority w:val="99"/>
    <w:semiHidden/>
    <w:rsid w:val="009A45FF"/>
    <w:rPr>
      <w:rFonts w:asciiTheme="minorHAnsi" w:eastAsia="Times New Roman"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DC6A7E-A6FE-4629-9326-EE8561E00944}">
  <ds:schemaRefs>
    <ds:schemaRef ds:uri="http://schemas.microsoft.com/sharepoint/v3/contenttype/forms"/>
  </ds:schemaRefs>
</ds:datastoreItem>
</file>

<file path=customXml/itemProps2.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3.xml><?xml version="1.0" encoding="utf-8"?>
<ds:datastoreItem xmlns:ds="http://schemas.openxmlformats.org/officeDocument/2006/customXml" ds:itemID="{B98086A6-6904-47FD-B45B-B04574B1D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22</Pages>
  <Words>2723</Words>
  <Characters>16012</Characters>
  <Application>Microsoft Office Word</Application>
  <DocSecurity>0</DocSecurity>
  <Lines>258</Lines>
  <Paragraphs>51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18684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Victor Jesus Fernandez Ramirez</cp:lastModifiedBy>
  <cp:revision>18</cp:revision>
  <cp:lastPrinted>2019-08-05T13:11:00Z</cp:lastPrinted>
  <dcterms:created xsi:type="dcterms:W3CDTF">2020-10-30T06:25:00Z</dcterms:created>
  <dcterms:modified xsi:type="dcterms:W3CDTF">2026-05-11T17:43:00Z</dcterms:modified>
</cp:coreProperties>
</file>